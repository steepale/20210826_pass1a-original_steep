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002B5" w14:textId="74FFC497" w:rsidR="007D06C8" w:rsidRPr="007D06C8" w:rsidRDefault="00D93109" w:rsidP="00D93109">
      <w:pPr>
        <w:rPr>
          <w:b/>
          <w:bCs/>
          <w:sz w:val="24"/>
          <w:szCs w:val="24"/>
        </w:rPr>
      </w:pPr>
      <w:r w:rsidRPr="007D06C8">
        <w:rPr>
          <w:b/>
          <w:bCs/>
          <w:sz w:val="24"/>
          <w:szCs w:val="24"/>
        </w:rPr>
        <w:t xml:space="preserve">PASS1A Analysis Plan </w:t>
      </w:r>
      <w:r w:rsidR="00C74FA6">
        <w:rPr>
          <w:b/>
          <w:bCs/>
          <w:sz w:val="24"/>
          <w:szCs w:val="24"/>
        </w:rPr>
        <w:t>(9/2</w:t>
      </w:r>
      <w:r w:rsidR="006F0C05">
        <w:rPr>
          <w:b/>
          <w:bCs/>
          <w:sz w:val="24"/>
          <w:szCs w:val="24"/>
        </w:rPr>
        <w:t>1</w:t>
      </w:r>
      <w:r w:rsidR="00C74FA6">
        <w:rPr>
          <w:b/>
          <w:bCs/>
          <w:sz w:val="24"/>
          <w:szCs w:val="24"/>
        </w:rPr>
        <w:t>/2021)</w:t>
      </w:r>
    </w:p>
    <w:p w14:paraId="0538BBD9" w14:textId="77777777" w:rsidR="006D45D1" w:rsidRDefault="006D45D1" w:rsidP="00D93109"/>
    <w:p w14:paraId="18FB626B" w14:textId="3E2DAA8F" w:rsidR="00AE2390" w:rsidRDefault="006D45D1" w:rsidP="00D93109">
      <w:r>
        <w:t>This plan includes Data Inventory, Data Cleaning, and Temporal Modeling (i.e., Data Analysis).  For</w:t>
      </w:r>
      <w:r w:rsidR="0040363D">
        <w:t xml:space="preserve"> </w:t>
      </w:r>
      <w:r w:rsidR="00115CA5">
        <w:t>considerations</w:t>
      </w:r>
      <w:r w:rsidR="0040363D">
        <w:t xml:space="preserve"> to </w:t>
      </w:r>
      <w:r w:rsidR="00D93109">
        <w:t>incorporat</w:t>
      </w:r>
      <w:r w:rsidR="0040363D">
        <w:t>e</w:t>
      </w:r>
      <w:r w:rsidR="00D93109">
        <w:t xml:space="preserve"> PASS1C </w:t>
      </w:r>
      <w:r w:rsidR="004755E2">
        <w:t xml:space="preserve">data </w:t>
      </w:r>
      <w:r w:rsidR="00D93109">
        <w:t>whe</w:t>
      </w:r>
      <w:r w:rsidR="0040363D">
        <w:t>n</w:t>
      </w:r>
      <w:r w:rsidR="00D93109">
        <w:t xml:space="preserve"> relevant</w:t>
      </w:r>
      <w:r>
        <w:t>, see 3D.</w:t>
      </w:r>
    </w:p>
    <w:p w14:paraId="5A9E16EF" w14:textId="7DE2ABE2" w:rsidR="00D93109" w:rsidRDefault="00D93109" w:rsidP="00D93109"/>
    <w:p w14:paraId="7BE8EDDE" w14:textId="76C246C9" w:rsidR="00D93109" w:rsidRPr="004540C1" w:rsidRDefault="00D93109" w:rsidP="00D93109">
      <w:pPr>
        <w:rPr>
          <w:b/>
          <w:bCs/>
        </w:rPr>
      </w:pPr>
      <w:r w:rsidRPr="004540C1">
        <w:rPr>
          <w:b/>
          <w:bCs/>
        </w:rPr>
        <w:t>1. Data Inventory</w:t>
      </w:r>
    </w:p>
    <w:p w14:paraId="1622886E" w14:textId="45D89DBB" w:rsidR="00D93109" w:rsidRDefault="00D93109" w:rsidP="00D93109"/>
    <w:p w14:paraId="32D5744E" w14:textId="77777777" w:rsidR="007D06C8" w:rsidRDefault="00D93109" w:rsidP="00D93109">
      <w:r w:rsidRPr="004755E2">
        <w:rPr>
          <w:b/>
          <w:bCs/>
        </w:rPr>
        <w:t>1A.</w:t>
      </w:r>
      <w:r>
        <w:t xml:space="preserve"> At the highest level, the inventory is a table</w:t>
      </w:r>
      <w:r w:rsidR="007D06C8">
        <w:t>-form manifest</w:t>
      </w:r>
      <w:r>
        <w:t xml:space="preserve"> of all the datasets, arranged </w:t>
      </w:r>
      <w:r w:rsidR="007D06C8">
        <w:t>as</w:t>
      </w:r>
      <w:r>
        <w:t xml:space="preserve"> a grid of Tissues by Data Types.  </w:t>
      </w:r>
    </w:p>
    <w:p w14:paraId="20E4467C" w14:textId="77777777" w:rsidR="007D06C8" w:rsidRDefault="007D06C8" w:rsidP="00D93109"/>
    <w:p w14:paraId="762F6FDB" w14:textId="77777777" w:rsidR="006D45D1" w:rsidRDefault="00D93109" w:rsidP="00D93109">
      <w:r>
        <w:t xml:space="preserve">Some omics data types, such as the metabolomics data, are further divided by Targeted and Untargeted, </w:t>
      </w:r>
      <w:r w:rsidR="006D45D1">
        <w:t xml:space="preserve">with </w:t>
      </w:r>
      <w:r>
        <w:t xml:space="preserve">the latter divided into Named and Unnamed.  </w:t>
      </w:r>
    </w:p>
    <w:p w14:paraId="6711F516" w14:textId="77777777" w:rsidR="006D45D1" w:rsidRDefault="006D45D1" w:rsidP="00D93109"/>
    <w:p w14:paraId="2227EA80" w14:textId="02208CC3" w:rsidR="00D93109" w:rsidRDefault="004755E2" w:rsidP="00D93109">
      <w:r>
        <w:t>D</w:t>
      </w:r>
      <w:r w:rsidR="007D06C8">
        <w:t>ata</w:t>
      </w:r>
      <w:r>
        <w:t>sets</w:t>
      </w:r>
      <w:r w:rsidR="007D06C8">
        <w:t xml:space="preserve"> of </w:t>
      </w:r>
      <w:r w:rsidR="006D45D1">
        <w:t>a given data</w:t>
      </w:r>
      <w:r w:rsidR="007D06C8">
        <w:t xml:space="preserve"> type </w:t>
      </w:r>
      <w:r w:rsidR="006D45D1">
        <w:t>and from different</w:t>
      </w:r>
      <w:r>
        <w:t xml:space="preserve"> tissues </w:t>
      </w:r>
      <w:r w:rsidR="006D45D1">
        <w:t xml:space="preserve">of the same animals </w:t>
      </w:r>
      <w:r w:rsidR="007D06C8">
        <w:t xml:space="preserve">constitute a </w:t>
      </w:r>
      <w:r w:rsidR="007D06C8" w:rsidRPr="004755E2">
        <w:rPr>
          <w:b/>
          <w:bCs/>
        </w:rPr>
        <w:t>Data Group</w:t>
      </w:r>
      <w:r w:rsidR="007D06C8">
        <w:t xml:space="preserve">.  </w:t>
      </w:r>
      <w:r w:rsidR="00D93109">
        <w:t xml:space="preserve">Each </w:t>
      </w:r>
      <w:r w:rsidR="00E34007">
        <w:t xml:space="preserve">Data Group </w:t>
      </w:r>
      <w:r w:rsidR="007D06C8">
        <w:t>is</w:t>
      </w:r>
      <w:r w:rsidR="00D93109">
        <w:t xml:space="preserve"> </w:t>
      </w:r>
      <w:r w:rsidR="00E34007">
        <w:t>represented</w:t>
      </w:r>
      <w:r w:rsidR="00D93109">
        <w:t xml:space="preserve"> by its own </w:t>
      </w:r>
      <w:r w:rsidR="00E34007">
        <w:t xml:space="preserve">grid of </w:t>
      </w:r>
      <w:r w:rsidR="007D06C8">
        <w:t xml:space="preserve">Tissue and </w:t>
      </w:r>
      <w:r w:rsidR="00D93109">
        <w:t>Site</w:t>
      </w:r>
      <w:r w:rsidR="007D06C8">
        <w:t>/</w:t>
      </w:r>
      <w:r w:rsidR="00D93109">
        <w:t>Platform.</w:t>
      </w:r>
    </w:p>
    <w:p w14:paraId="0F9DAE77" w14:textId="2F3AB50B" w:rsidR="00D93109" w:rsidRDefault="00D93109" w:rsidP="00D93109"/>
    <w:p w14:paraId="7A40281B" w14:textId="72582349" w:rsidR="00D93109" w:rsidRDefault="00E34007" w:rsidP="00D93109">
      <w:r w:rsidRPr="004755E2">
        <w:rPr>
          <w:b/>
          <w:bCs/>
        </w:rPr>
        <w:t>1B</w:t>
      </w:r>
      <w:r>
        <w:t xml:space="preserve">. Each dataset is a sample-feature data matrix.  The samples are </w:t>
      </w:r>
      <w:proofErr w:type="spellStart"/>
      <w:r>
        <w:t>Bioanalytes</w:t>
      </w:r>
      <w:proofErr w:type="spellEnd"/>
      <w:r>
        <w:t xml:space="preserve">, </w:t>
      </w:r>
      <w:r w:rsidR="006D45D1">
        <w:t>each</w:t>
      </w:r>
      <w:r>
        <w:t xml:space="preserve"> linked to </w:t>
      </w:r>
      <w:r w:rsidR="006D45D1">
        <w:t xml:space="preserve">its </w:t>
      </w:r>
      <w:r w:rsidR="007D06C8">
        <w:t>S</w:t>
      </w:r>
      <w:r>
        <w:t xml:space="preserve">ample </w:t>
      </w:r>
      <w:r w:rsidR="007D06C8">
        <w:t>M</w:t>
      </w:r>
      <w:r>
        <w:t xml:space="preserve">etadata such as </w:t>
      </w:r>
      <w:r w:rsidR="007D06C8">
        <w:t xml:space="preserve">experimental batch and </w:t>
      </w:r>
      <w:r>
        <w:t xml:space="preserve">RNA quality measures.  </w:t>
      </w:r>
    </w:p>
    <w:p w14:paraId="333CEB1D" w14:textId="43148C0E" w:rsidR="00E34007" w:rsidRDefault="00E34007" w:rsidP="00D93109"/>
    <w:p w14:paraId="61C540EA" w14:textId="281C671D" w:rsidR="007D06C8" w:rsidRDefault="00E34007" w:rsidP="00D93109">
      <w:r w:rsidRPr="004755E2">
        <w:rPr>
          <w:b/>
          <w:bCs/>
        </w:rPr>
        <w:t>1C</w:t>
      </w:r>
      <w:r>
        <w:t>. Animal metadata</w:t>
      </w:r>
      <w:r w:rsidR="007D06C8" w:rsidRPr="007D06C8">
        <w:t xml:space="preserve"> </w:t>
      </w:r>
      <w:r w:rsidR="007D06C8">
        <w:t xml:space="preserve">- not </w:t>
      </w:r>
      <w:r w:rsidR="004755E2">
        <w:t xml:space="preserve">to </w:t>
      </w:r>
      <w:r w:rsidR="007D06C8">
        <w:t>be confused with the sample metadata</w:t>
      </w:r>
      <w:r>
        <w:t xml:space="preserve"> </w:t>
      </w:r>
      <w:commentRangeStart w:id="0"/>
      <w:r w:rsidR="007D06C8">
        <w:t xml:space="preserve">- </w:t>
      </w:r>
      <w:r>
        <w:t xml:space="preserve">include sex, age, and </w:t>
      </w:r>
      <w:r w:rsidR="006D45D1">
        <w:t>exercise</w:t>
      </w:r>
      <w:r>
        <w:t xml:space="preserve"> group</w:t>
      </w:r>
      <w:r w:rsidR="006D45D1" w:rsidRPr="006D45D1">
        <w:t xml:space="preserve"> </w:t>
      </w:r>
      <w:r w:rsidR="006D45D1">
        <w:t>of the animals</w:t>
      </w:r>
      <w:r>
        <w:t xml:space="preserve"> (such as IPE, IPE-1h, etc.)</w:t>
      </w:r>
      <w:commentRangeEnd w:id="0"/>
      <w:r w:rsidR="00285AFC">
        <w:rPr>
          <w:rStyle w:val="CommentReference"/>
        </w:rPr>
        <w:commentReference w:id="0"/>
      </w:r>
      <w:r>
        <w:t xml:space="preserve">.  Multiple tissues are collected from each animal, thus each animal maps to many </w:t>
      </w:r>
      <w:r w:rsidR="006D45D1">
        <w:t xml:space="preserve">tissue </w:t>
      </w:r>
      <w:r>
        <w:t xml:space="preserve">samples.  </w:t>
      </w:r>
    </w:p>
    <w:p w14:paraId="3F67765D" w14:textId="77777777" w:rsidR="007D06C8" w:rsidRDefault="007D06C8" w:rsidP="00D93109"/>
    <w:p w14:paraId="064DCABC" w14:textId="32AA04B0" w:rsidR="00E34007" w:rsidRDefault="00E34007" w:rsidP="00D93109">
      <w:commentRangeStart w:id="1"/>
      <w:r>
        <w:t xml:space="preserve">Currently, </w:t>
      </w:r>
      <w:proofErr w:type="spellStart"/>
      <w:r>
        <w:t>MoTrPAC</w:t>
      </w:r>
      <w:proofErr w:type="spellEnd"/>
      <w:r>
        <w:t xml:space="preserve"> adopts a </w:t>
      </w:r>
      <w:r w:rsidR="007D06C8">
        <w:t xml:space="preserve">metadata </w:t>
      </w:r>
      <w:r>
        <w:t xml:space="preserve">file </w:t>
      </w:r>
      <w:r w:rsidR="007D06C8">
        <w:t>format</w:t>
      </w:r>
      <w:r>
        <w:t xml:space="preserve"> that merges animal metadata into sample metadata, essentially </w:t>
      </w:r>
      <w:r w:rsidR="007D06C8">
        <w:t>repeating the same</w:t>
      </w:r>
      <w:r>
        <w:t xml:space="preserve"> </w:t>
      </w:r>
      <w:r w:rsidR="007D06C8">
        <w:t>animal</w:t>
      </w:r>
      <w:r>
        <w:t xml:space="preserve"> </w:t>
      </w:r>
      <w:r w:rsidR="004755E2">
        <w:t>attributes</w:t>
      </w:r>
      <w:r>
        <w:t xml:space="preserve"> over </w:t>
      </w:r>
      <w:r w:rsidR="004755E2">
        <w:t>all</w:t>
      </w:r>
      <w:r>
        <w:t xml:space="preserve"> </w:t>
      </w:r>
      <w:r w:rsidR="004755E2">
        <w:t>the</w:t>
      </w:r>
      <w:r>
        <w:t xml:space="preserve"> tissues</w:t>
      </w:r>
      <w:r w:rsidR="007D06C8">
        <w:t xml:space="preserve"> derived from each animal</w:t>
      </w:r>
      <w:r>
        <w:t>.</w:t>
      </w:r>
      <w:r w:rsidR="007D06C8">
        <w:t xml:space="preserve">  In a different, more structured database schema, </w:t>
      </w:r>
      <w:r w:rsidR="004755E2">
        <w:t>sample and animal metadata</w:t>
      </w:r>
      <w:r w:rsidR="007D06C8">
        <w:t xml:space="preserve"> would be separated. </w:t>
      </w:r>
      <w:commentRangeEnd w:id="1"/>
      <w:r w:rsidR="00285AFC">
        <w:rPr>
          <w:rStyle w:val="CommentReference"/>
        </w:rPr>
        <w:commentReference w:id="1"/>
      </w:r>
    </w:p>
    <w:p w14:paraId="0FAF505C" w14:textId="53AA881A" w:rsidR="00E34007" w:rsidRDefault="00E34007" w:rsidP="00D93109"/>
    <w:p w14:paraId="50342D81" w14:textId="08E80023" w:rsidR="00E34007" w:rsidRDefault="00E34007" w:rsidP="00D93109">
      <w:r w:rsidRPr="004755E2">
        <w:rPr>
          <w:b/>
          <w:bCs/>
        </w:rPr>
        <w:t>1D</w:t>
      </w:r>
      <w:r>
        <w:t xml:space="preserve">. The importance of having a reliable </w:t>
      </w:r>
      <w:r w:rsidR="007D06C8">
        <w:t xml:space="preserve">and complete </w:t>
      </w:r>
      <w:r>
        <w:t xml:space="preserve">data inventory is to ensure that discussions about data cleaning, data analysis </w:t>
      </w:r>
      <w:r w:rsidR="006D45D1">
        <w:t>(</w:t>
      </w:r>
      <w:r>
        <w:t>methods, results,</w:t>
      </w:r>
      <w:r w:rsidR="007D06C8">
        <w:t xml:space="preserve"> and</w:t>
      </w:r>
      <w:r>
        <w:t xml:space="preserve"> interpretations</w:t>
      </w:r>
      <w:r w:rsidR="006D45D1">
        <w:t>)</w:t>
      </w:r>
      <w:r>
        <w:t xml:space="preserve"> can be </w:t>
      </w:r>
      <w:r w:rsidR="006D45D1">
        <w:t xml:space="preserve">made </w:t>
      </w:r>
      <w:r>
        <w:t>specific</w:t>
      </w:r>
      <w:r w:rsidR="006D45D1">
        <w:t>ally</w:t>
      </w:r>
      <w:r>
        <w:t xml:space="preserve"> for the tissue and </w:t>
      </w:r>
      <w:r w:rsidR="004755E2">
        <w:t xml:space="preserve">the </w:t>
      </w:r>
      <w:r>
        <w:t xml:space="preserve">data type.  </w:t>
      </w:r>
      <w:r w:rsidR="004540C1" w:rsidRPr="00EA399E">
        <w:t>A generic discussion</w:t>
      </w:r>
      <w:r w:rsidRPr="00EA399E">
        <w:t xml:space="preserve"> without </w:t>
      </w:r>
      <w:r w:rsidR="004540C1" w:rsidRPr="00EA399E">
        <w:t>specifying</w:t>
      </w:r>
      <w:r w:rsidRPr="00EA399E">
        <w:t xml:space="preserve"> </w:t>
      </w:r>
      <w:r w:rsidR="004540C1" w:rsidRPr="00EA399E">
        <w:t xml:space="preserve">tissue and datatype </w:t>
      </w:r>
      <w:r w:rsidR="00EA399E" w:rsidRPr="00EA399E">
        <w:t>may</w:t>
      </w:r>
      <w:r w:rsidR="004540C1" w:rsidRPr="00EA399E">
        <w:t xml:space="preserve"> lead to confusion.</w:t>
      </w:r>
      <w:r w:rsidR="004540C1">
        <w:t xml:space="preserve">  </w:t>
      </w:r>
    </w:p>
    <w:p w14:paraId="69C33EE2" w14:textId="0250540C" w:rsidR="0033791D" w:rsidRDefault="0033791D" w:rsidP="00D93109"/>
    <w:p w14:paraId="5EB51212" w14:textId="1AF23D64" w:rsidR="0033791D" w:rsidRDefault="0033791D" w:rsidP="00D93109">
      <w:r>
        <w:t>An example of PASS1A metabolomic data, with 205 datasets, is below:</w:t>
      </w:r>
    </w:p>
    <w:p w14:paraId="5BAA5BFA" w14:textId="7B2CF714" w:rsidR="0033791D" w:rsidRDefault="0033791D" w:rsidP="00D93109">
      <w:r>
        <w:rPr>
          <w:noProof/>
        </w:rPr>
        <w:drawing>
          <wp:inline distT="0" distB="0" distL="0" distR="0" wp14:anchorId="070FAE2F" wp14:editId="1148D0B1">
            <wp:extent cx="6690147" cy="2834640"/>
            <wp:effectExtent l="19050" t="19050" r="1587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95743" cy="2837011"/>
                    </a:xfrm>
                    <a:prstGeom prst="rect">
                      <a:avLst/>
                    </a:prstGeom>
                    <a:ln>
                      <a:solidFill>
                        <a:schemeClr val="accent1"/>
                      </a:solidFill>
                    </a:ln>
                  </pic:spPr>
                </pic:pic>
              </a:graphicData>
            </a:graphic>
          </wp:inline>
        </w:drawing>
      </w:r>
    </w:p>
    <w:p w14:paraId="0F9105CC" w14:textId="77777777" w:rsidR="00E34007" w:rsidRDefault="00E34007" w:rsidP="00D93109"/>
    <w:p w14:paraId="3EA4D124" w14:textId="77777777" w:rsidR="0033791D" w:rsidRDefault="0033791D">
      <w:pPr>
        <w:spacing w:after="160" w:line="259" w:lineRule="auto"/>
        <w:rPr>
          <w:b/>
          <w:bCs/>
        </w:rPr>
      </w:pPr>
      <w:r>
        <w:rPr>
          <w:b/>
          <w:bCs/>
        </w:rPr>
        <w:br w:type="page"/>
      </w:r>
    </w:p>
    <w:p w14:paraId="290AF2FB" w14:textId="4932D867" w:rsidR="00D93109" w:rsidRPr="004540C1" w:rsidRDefault="00D93109" w:rsidP="00D93109">
      <w:pPr>
        <w:rPr>
          <w:b/>
          <w:bCs/>
        </w:rPr>
      </w:pPr>
      <w:commentRangeStart w:id="2"/>
      <w:r w:rsidRPr="004540C1">
        <w:rPr>
          <w:b/>
          <w:bCs/>
        </w:rPr>
        <w:lastRenderedPageBreak/>
        <w:t>2. Data Cleaning</w:t>
      </w:r>
      <w:commentRangeEnd w:id="2"/>
      <w:r w:rsidR="00665AD7">
        <w:rPr>
          <w:rStyle w:val="CommentReference"/>
        </w:rPr>
        <w:commentReference w:id="2"/>
      </w:r>
    </w:p>
    <w:p w14:paraId="2EB7FBD6" w14:textId="5B72F689" w:rsidR="00D93109" w:rsidRDefault="00D93109" w:rsidP="00D93109"/>
    <w:p w14:paraId="6468D749" w14:textId="4C4DD2B1" w:rsidR="004540C1" w:rsidRDefault="004540C1" w:rsidP="00D93109">
      <w:r w:rsidRPr="004755E2">
        <w:rPr>
          <w:b/>
          <w:bCs/>
        </w:rPr>
        <w:t>2A</w:t>
      </w:r>
      <w:r>
        <w:t xml:space="preserve">. </w:t>
      </w:r>
      <w:r w:rsidR="006D45D1">
        <w:t>Q</w:t>
      </w:r>
      <w:r w:rsidR="007D06C8">
        <w:t xml:space="preserve">uality assessment </w:t>
      </w:r>
      <w:r w:rsidR="006D45D1">
        <w:t>starts with</w:t>
      </w:r>
      <w:r>
        <w:t xml:space="preserve"> initial tasks to identify potential outliers and experimental batches and</w:t>
      </w:r>
      <w:r w:rsidR="007D06C8">
        <w:t>, if found,</w:t>
      </w:r>
      <w:r>
        <w:t xml:space="preserve"> make decisions </w:t>
      </w:r>
      <w:r w:rsidR="007D06C8">
        <w:t>about</w:t>
      </w:r>
      <w:r>
        <w:t xml:space="preserve"> how to address them.  </w:t>
      </w:r>
      <w:r w:rsidR="006D45D1">
        <w:t>These procedures may be intertwined with normalization approaches.</w:t>
      </w:r>
    </w:p>
    <w:p w14:paraId="131EECFE" w14:textId="24768A17" w:rsidR="004540C1" w:rsidRDefault="004540C1" w:rsidP="00D93109"/>
    <w:p w14:paraId="729C6892" w14:textId="138F4BA1" w:rsidR="004540C1" w:rsidRDefault="004540C1" w:rsidP="00D93109">
      <w:r w:rsidRPr="004755E2">
        <w:rPr>
          <w:b/>
          <w:bCs/>
        </w:rPr>
        <w:t>2B</w:t>
      </w:r>
      <w:r>
        <w:t xml:space="preserve">. </w:t>
      </w:r>
      <w:r w:rsidR="006D45D1">
        <w:t>Data cleaning</w:t>
      </w:r>
      <w:r>
        <w:t xml:space="preserve"> decisions must be made for each tissue and each data type separately.  </w:t>
      </w:r>
      <w:r w:rsidR="00EA399E">
        <w:t xml:space="preserve">We will keep full documentation.   </w:t>
      </w:r>
      <w:r>
        <w:t xml:space="preserve">  </w:t>
      </w:r>
    </w:p>
    <w:p w14:paraId="491683B8" w14:textId="7FC80E05" w:rsidR="004540C1" w:rsidRDefault="004540C1" w:rsidP="00D93109"/>
    <w:p w14:paraId="38CED066" w14:textId="1F4F150B" w:rsidR="004540C1" w:rsidRDefault="004540C1" w:rsidP="00577491">
      <w:r w:rsidRPr="004755E2">
        <w:rPr>
          <w:b/>
          <w:bCs/>
        </w:rPr>
        <w:t>2C</w:t>
      </w:r>
      <w:r>
        <w:t xml:space="preserve">. </w:t>
      </w:r>
      <w:r w:rsidR="00577491">
        <w:t>The reason for separating Data Cleaning and Temporal Modeling</w:t>
      </w:r>
      <w:r w:rsidR="006D45D1">
        <w:t xml:space="preserve"> (see below)</w:t>
      </w:r>
      <w:r w:rsidR="00577491">
        <w:t xml:space="preserve"> is that they call for </w:t>
      </w:r>
      <w:r w:rsidR="003A2665">
        <w:t xml:space="preserve">somewhat </w:t>
      </w:r>
      <w:r w:rsidR="00577491">
        <w:t>different skills</w:t>
      </w:r>
      <w:r w:rsidR="004755E2">
        <w:t>ets</w:t>
      </w:r>
      <w:r w:rsidR="00577491">
        <w:t xml:space="preserve">.  </w:t>
      </w:r>
      <w:r w:rsidR="003A2665">
        <w:t xml:space="preserve">The former will deliver a data freeze without being locked in by a certain analysis task, such as a specific set of differential expression results.  The latter involves declared analysis goals and plans, with the understanding that different stories can be built from the same data.  </w:t>
      </w:r>
      <w:r w:rsidR="00577491">
        <w:t xml:space="preserve">Mixing </w:t>
      </w:r>
      <w:r w:rsidR="003A2665">
        <w:t xml:space="preserve">data coordination with data analysis, or mixing analysis output with interpretation and </w:t>
      </w:r>
      <w:proofErr w:type="gramStart"/>
      <w:r w:rsidR="003A2665">
        <w:t>story-telling</w:t>
      </w:r>
      <w:proofErr w:type="gramEnd"/>
      <w:r w:rsidR="003A2665">
        <w:t>,</w:t>
      </w:r>
      <w:r w:rsidR="00577491">
        <w:t xml:space="preserve"> can lead to confusion.</w:t>
      </w:r>
      <w:r>
        <w:t xml:space="preserve"> </w:t>
      </w:r>
    </w:p>
    <w:p w14:paraId="1BD65EF3" w14:textId="0A05451B" w:rsidR="009932CF" w:rsidRDefault="009932CF" w:rsidP="00D93109"/>
    <w:p w14:paraId="03312A7B" w14:textId="2861DC21" w:rsidR="00577491" w:rsidRDefault="009932CF" w:rsidP="00577491">
      <w:r w:rsidRPr="004755E2">
        <w:rPr>
          <w:b/>
          <w:bCs/>
        </w:rPr>
        <w:t>2D</w:t>
      </w:r>
      <w:r>
        <w:t xml:space="preserve">. </w:t>
      </w:r>
      <w:r w:rsidR="00577491">
        <w:t xml:space="preserve">Whether the outliers or batch effects are "big" or "small" depends on the empirically observed magnitude of these effects </w:t>
      </w:r>
      <w:r w:rsidR="004755E2" w:rsidRPr="004755E2">
        <w:rPr>
          <w:u w:val="single"/>
        </w:rPr>
        <w:t>in comparison</w:t>
      </w:r>
      <w:r w:rsidR="00577491" w:rsidRPr="004755E2">
        <w:rPr>
          <w:u w:val="single"/>
        </w:rPr>
        <w:t xml:space="preserve"> to</w:t>
      </w:r>
      <w:r w:rsidR="00577491">
        <w:t xml:space="preserve"> the biological effects of interest</w:t>
      </w:r>
      <w:r w:rsidR="003A2665">
        <w:t>, for that tissue and that data type</w:t>
      </w:r>
      <w:r w:rsidR="00577491">
        <w:t xml:space="preserve">.  In this regard the data cleaning decisions </w:t>
      </w:r>
      <w:r w:rsidR="003A2665">
        <w:t>can be</w:t>
      </w:r>
      <w:r w:rsidR="00577491">
        <w:t xml:space="preserve"> indirectly related to the next task (3. Temporal modeling).  </w:t>
      </w:r>
    </w:p>
    <w:p w14:paraId="10377000" w14:textId="77777777" w:rsidR="00577491" w:rsidRDefault="00577491" w:rsidP="00577491"/>
    <w:p w14:paraId="39D07623" w14:textId="643BB1FA" w:rsidR="00577491" w:rsidRDefault="00577491" w:rsidP="00577491">
      <w:r>
        <w:t xml:space="preserve">However, a measure of reproducibility can be established </w:t>
      </w:r>
      <w:r w:rsidR="003A2665">
        <w:t xml:space="preserve">early, </w:t>
      </w:r>
      <w:r>
        <w:t xml:space="preserve">by </w:t>
      </w:r>
      <w:r w:rsidR="004755E2">
        <w:t xml:space="preserve">(1) </w:t>
      </w:r>
      <w:r>
        <w:t xml:space="preserve">comparing repeated experiments on the same samples </w:t>
      </w:r>
      <w:r w:rsidR="003A2665">
        <w:t xml:space="preserve">(when available) </w:t>
      </w:r>
      <w:r w:rsidR="004755E2">
        <w:t xml:space="preserve">and (2) reporting within-group and between-group variance, </w:t>
      </w:r>
      <w:r>
        <w:t xml:space="preserve">without relying on the number of significant genes </w:t>
      </w:r>
      <w:r w:rsidR="004755E2">
        <w:t xml:space="preserve">for a specific </w:t>
      </w:r>
      <w:r w:rsidR="003A2665">
        <w:t xml:space="preserve">between-group </w:t>
      </w:r>
      <w:r w:rsidR="004755E2">
        <w:t>contrast</w:t>
      </w:r>
      <w:r>
        <w:t xml:space="preserve">.  We </w:t>
      </w:r>
      <w:r w:rsidR="003A2665">
        <w:t>want</w:t>
      </w:r>
      <w:r>
        <w:t xml:space="preserve"> </w:t>
      </w:r>
      <w:r w:rsidR="003A2665">
        <w:t>to reduce the reliance on</w:t>
      </w:r>
      <w:r>
        <w:t xml:space="preserve"> using </w:t>
      </w:r>
      <w:r w:rsidR="004755E2">
        <w:t>DE genes in a prescribed comparison</w:t>
      </w:r>
      <w:r>
        <w:t xml:space="preserve"> to inform data cleaning decisions.     </w:t>
      </w:r>
    </w:p>
    <w:p w14:paraId="70C3BEB9" w14:textId="2078B6DF" w:rsidR="008C2B18" w:rsidRDefault="008C2B18" w:rsidP="00D93109"/>
    <w:p w14:paraId="04F86DA9" w14:textId="78ED3C7A" w:rsidR="004755E2" w:rsidRDefault="008C2B18" w:rsidP="00D93109">
      <w:r w:rsidRPr="004755E2">
        <w:rPr>
          <w:b/>
          <w:bCs/>
        </w:rPr>
        <w:t>2E</w:t>
      </w:r>
      <w:r>
        <w:t xml:space="preserve">. </w:t>
      </w:r>
      <w:proofErr w:type="spellStart"/>
      <w:r w:rsidR="003A2665">
        <w:t>MoTrPAC</w:t>
      </w:r>
      <w:proofErr w:type="spellEnd"/>
      <w:r w:rsidR="003A2665">
        <w:t xml:space="preserve"> has</w:t>
      </w:r>
      <w:r>
        <w:t xml:space="preserve"> </w:t>
      </w:r>
      <w:r w:rsidR="003A2665">
        <w:t>gained</w:t>
      </w:r>
      <w:r>
        <w:t xml:space="preserve"> </w:t>
      </w:r>
      <w:r w:rsidR="003A2665">
        <w:t xml:space="preserve">recent </w:t>
      </w:r>
      <w:r>
        <w:t>experience for cleaning metabolomic datasets by working through PASS1B</w:t>
      </w:r>
      <w:r w:rsidR="005F537A">
        <w:t xml:space="preserve"> (example in the figure below)</w:t>
      </w:r>
      <w:r>
        <w:t xml:space="preserve">.  For transcriptomic and proteomic </w:t>
      </w:r>
      <w:proofErr w:type="gramStart"/>
      <w:r>
        <w:t>data</w:t>
      </w:r>
      <w:proofErr w:type="gramEnd"/>
      <w:r>
        <w:t xml:space="preserve"> we may need to set up new procedures</w:t>
      </w:r>
      <w:r w:rsidR="003A2665">
        <w:t>, or at least write out the plan.</w:t>
      </w:r>
      <w:r>
        <w:t xml:space="preserve">  </w:t>
      </w:r>
    </w:p>
    <w:p w14:paraId="3D079B1A" w14:textId="77777777" w:rsidR="004755E2" w:rsidRDefault="004755E2" w:rsidP="00D93109"/>
    <w:p w14:paraId="520C4E05" w14:textId="4F7C6005" w:rsidR="008C2B18" w:rsidRDefault="004755E2" w:rsidP="00D93109">
      <w:r>
        <w:t>During data cleaning for each dataset, t</w:t>
      </w:r>
      <w:r w:rsidR="008C2B18">
        <w:t>he</w:t>
      </w:r>
      <w:r>
        <w:t>re are</w:t>
      </w:r>
      <w:r w:rsidR="008C2B18">
        <w:t xml:space="preserve"> opportunities to compare across tissues and across sites/platforms</w:t>
      </w:r>
      <w:r>
        <w:t>.  The strategies vary by dataset</w:t>
      </w:r>
      <w:del w:id="3" w:author="Steep, Alexander" w:date="2021-09-22T10:59:00Z">
        <w:r w:rsidDel="00665AD7">
          <w:delText>,</w:delText>
        </w:r>
      </w:del>
      <w:r>
        <w:t xml:space="preserve"> and</w:t>
      </w:r>
      <w:r w:rsidR="008C2B18">
        <w:t xml:space="preserve"> depend on the measurement technology and the use of different kinds of reference samples.   </w:t>
      </w:r>
    </w:p>
    <w:p w14:paraId="6E2F7BE7" w14:textId="2EB1446E" w:rsidR="00577491" w:rsidRDefault="00577491" w:rsidP="00D93109"/>
    <w:p w14:paraId="619AFF02" w14:textId="6D0D00A8" w:rsidR="00577491" w:rsidRDefault="00577491" w:rsidP="00D93109">
      <w:r w:rsidRPr="004755E2">
        <w:rPr>
          <w:b/>
          <w:bCs/>
        </w:rPr>
        <w:t>2F</w:t>
      </w:r>
      <w:r>
        <w:t>. Sample QC and feature QC are related processes</w:t>
      </w:r>
      <w:del w:id="4" w:author="Steep, Alexander" w:date="2021-09-22T10:59:00Z">
        <w:r w:rsidR="004755E2" w:rsidDel="00665AD7">
          <w:delText>,</w:delText>
        </w:r>
      </w:del>
      <w:r>
        <w:t xml:space="preserve"> and may need to be done iteratively until the results </w:t>
      </w:r>
      <w:r w:rsidR="003A2665">
        <w:t>converge</w:t>
      </w:r>
      <w:r>
        <w:t xml:space="preserve">.  </w:t>
      </w:r>
      <w:r w:rsidR="004755E2">
        <w:t>For instance,</w:t>
      </w:r>
      <w:r>
        <w:t xml:space="preserve"> removing outlier samples </w:t>
      </w:r>
      <w:r w:rsidR="004755E2">
        <w:t>may</w:t>
      </w:r>
      <w:r>
        <w:t xml:space="preserve"> alter the definition of outlier features, and vice versa.  Batch effect</w:t>
      </w:r>
      <w:r w:rsidR="003A2665">
        <w:t>s</w:t>
      </w:r>
      <w:r>
        <w:t xml:space="preserve"> in samples are usually driven by a set of batch-</w:t>
      </w:r>
      <w:r w:rsidR="003B54D2">
        <w:t xml:space="preserve">driving </w:t>
      </w:r>
      <w:r>
        <w:t xml:space="preserve">features, and vice versa.  </w:t>
      </w:r>
    </w:p>
    <w:p w14:paraId="23F6B462" w14:textId="4A72E785" w:rsidR="00577491" w:rsidRDefault="00577491" w:rsidP="00D93109"/>
    <w:p w14:paraId="3528C3F1" w14:textId="7AE29162" w:rsidR="00577491" w:rsidRDefault="005F537A" w:rsidP="00D93109">
      <w:commentRangeStart w:id="5"/>
      <w:commentRangeStart w:id="6"/>
      <w:r>
        <w:rPr>
          <w:noProof/>
        </w:rPr>
        <w:drawing>
          <wp:anchor distT="0" distB="0" distL="114300" distR="114300" simplePos="0" relativeHeight="251659264" behindDoc="0" locked="0" layoutInCell="1" allowOverlap="1" wp14:anchorId="4AA636B4" wp14:editId="1EE9D486">
            <wp:simplePos x="0" y="0"/>
            <wp:positionH relativeFrom="column">
              <wp:posOffset>2874010</wp:posOffset>
            </wp:positionH>
            <wp:positionV relativeFrom="paragraph">
              <wp:posOffset>553085</wp:posOffset>
            </wp:positionV>
            <wp:extent cx="3892550" cy="2388870"/>
            <wp:effectExtent l="19050" t="19050" r="12700" b="1143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2550" cy="23888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commentRangeEnd w:id="5"/>
      <w:commentRangeEnd w:id="6"/>
      <w:r w:rsidR="003759B3">
        <w:rPr>
          <w:rStyle w:val="CommentReference"/>
        </w:rPr>
        <w:commentReference w:id="5"/>
      </w:r>
      <w:r w:rsidR="00665AD7">
        <w:rPr>
          <w:rStyle w:val="CommentReference"/>
        </w:rPr>
        <w:commentReference w:id="6"/>
      </w:r>
      <w:r w:rsidR="004755E2" w:rsidRPr="004755E2">
        <w:rPr>
          <w:b/>
          <w:bCs/>
        </w:rPr>
        <w:t xml:space="preserve">2G. </w:t>
      </w:r>
      <w:r w:rsidR="00577491">
        <w:t>Features are often evaluated</w:t>
      </w:r>
      <w:r w:rsidR="004755E2">
        <w:t xml:space="preserve"> and filtered</w:t>
      </w:r>
      <w:r w:rsidR="00577491">
        <w:t xml:space="preserve"> by (1) mean and variance - whether it </w:t>
      </w:r>
      <w:r w:rsidR="006F5571">
        <w:t xml:space="preserve">has sufficient information to inform either technical or biological effects; (2) cohesion within biological groups - often measured by comparing between-group and within-group variance; (3) </w:t>
      </w:r>
      <w:r w:rsidR="003B54D2">
        <w:t xml:space="preserve">for temporal data, </w:t>
      </w:r>
      <w:r w:rsidR="006F5571">
        <w:t xml:space="preserve">a measure of 'smoothness' - whether adjacent time points are more similar than distant timepoints.  Sometimes a </w:t>
      </w:r>
      <w:r w:rsidR="003B54D2">
        <w:t>high-variance</w:t>
      </w:r>
      <w:r w:rsidR="006F5571">
        <w:t xml:space="preserve"> feature will show a lack of smoothness.  This property is affected by the fact that we have a pseudo-time-series, not </w:t>
      </w:r>
      <w:r w:rsidR="003B54D2">
        <w:t xml:space="preserve">a </w:t>
      </w:r>
      <w:r w:rsidR="006F5571">
        <w:t xml:space="preserve">true longitudinal </w:t>
      </w:r>
      <w:r w:rsidR="003B54D2">
        <w:t>series</w:t>
      </w:r>
      <w:r w:rsidR="006F5571">
        <w:t xml:space="preserve"> (see 3A1 below).</w:t>
      </w:r>
    </w:p>
    <w:p w14:paraId="5FFA848D" w14:textId="28BC0312" w:rsidR="00577491" w:rsidRDefault="00577491" w:rsidP="00D93109"/>
    <w:p w14:paraId="6945BF2F" w14:textId="77777777" w:rsidR="003B54D2" w:rsidRDefault="00577491" w:rsidP="00D93109">
      <w:r w:rsidRPr="00230DB4">
        <w:rPr>
          <w:b/>
          <w:bCs/>
        </w:rPr>
        <w:t>2</w:t>
      </w:r>
      <w:r w:rsidR="00230DB4" w:rsidRPr="00230DB4">
        <w:rPr>
          <w:b/>
          <w:bCs/>
        </w:rPr>
        <w:t>H</w:t>
      </w:r>
      <w:r>
        <w:t xml:space="preserve">. Missing value distribution and imputation strategies need a separate set of analysis plans.  </w:t>
      </w:r>
    </w:p>
    <w:p w14:paraId="0F4F07EB" w14:textId="77777777" w:rsidR="003B54D2" w:rsidRDefault="003B54D2" w:rsidP="00D93109"/>
    <w:p w14:paraId="4FCE87F4" w14:textId="04E589B2" w:rsidR="00577491" w:rsidRDefault="00577491" w:rsidP="00D93109">
      <w:r>
        <w:t xml:space="preserve">The order of running outlier/batch identification, normalization, and imputation is one of the </w:t>
      </w:r>
      <w:r w:rsidR="003B54D2">
        <w:t>difficulties</w:t>
      </w:r>
      <w:r>
        <w:t xml:space="preserve"> we have wrestled with in PASS1B metabolomic data.  </w:t>
      </w:r>
    </w:p>
    <w:p w14:paraId="133A28FD" w14:textId="77777777" w:rsidR="00001892" w:rsidRDefault="00001892">
      <w:pPr>
        <w:spacing w:after="160" w:line="259" w:lineRule="auto"/>
        <w:rPr>
          <w:b/>
          <w:bCs/>
        </w:rPr>
      </w:pPr>
      <w:r>
        <w:rPr>
          <w:b/>
          <w:bCs/>
        </w:rPr>
        <w:br w:type="page"/>
      </w:r>
    </w:p>
    <w:p w14:paraId="57B233E7" w14:textId="7DD94507" w:rsidR="00D93109" w:rsidRDefault="00D93109" w:rsidP="00D93109">
      <w:r w:rsidRPr="004540C1">
        <w:rPr>
          <w:b/>
          <w:bCs/>
        </w:rPr>
        <w:lastRenderedPageBreak/>
        <w:t xml:space="preserve">3. </w:t>
      </w:r>
      <w:r w:rsidR="00C74FA6">
        <w:rPr>
          <w:b/>
          <w:bCs/>
        </w:rPr>
        <w:t>Data analysis: t</w:t>
      </w:r>
      <w:r w:rsidRPr="004540C1">
        <w:rPr>
          <w:b/>
          <w:bCs/>
        </w:rPr>
        <w:t xml:space="preserve">emporal </w:t>
      </w:r>
      <w:r w:rsidR="00C74FA6">
        <w:rPr>
          <w:b/>
          <w:bCs/>
        </w:rPr>
        <w:t>m</w:t>
      </w:r>
      <w:r w:rsidRPr="004540C1">
        <w:rPr>
          <w:b/>
          <w:bCs/>
        </w:rPr>
        <w:t>odeling</w:t>
      </w:r>
      <w:r>
        <w:t xml:space="preserve"> (i.e., finding features that respond to acute exercise)</w:t>
      </w:r>
    </w:p>
    <w:p w14:paraId="72923051" w14:textId="77777777" w:rsidR="003B54D2" w:rsidRDefault="003B54D2" w:rsidP="00D93109"/>
    <w:p w14:paraId="53ACD515" w14:textId="55755192" w:rsidR="004540C1" w:rsidRPr="00D93109" w:rsidRDefault="004540C1" w:rsidP="004540C1">
      <w:r>
        <w:t xml:space="preserve">The main goal </w:t>
      </w:r>
      <w:r w:rsidR="00C74FA6">
        <w:t xml:space="preserve">of this step </w:t>
      </w:r>
      <w:r>
        <w:t xml:space="preserve">is to identify features that exhibit a response </w:t>
      </w:r>
      <w:r w:rsidR="009932CF">
        <w:t xml:space="preserve">after acute exercise.  The analysis plan </w:t>
      </w:r>
      <w:r w:rsidR="00C02A95">
        <w:t>will</w:t>
      </w:r>
      <w:r w:rsidR="009932CF">
        <w:t xml:space="preserve"> be based on the sampling pattern already implemented for PASS1A and PASS1C.  </w:t>
      </w:r>
      <w:r w:rsidR="00230DB4">
        <w:t>Adoption of published tools</w:t>
      </w:r>
      <w:r w:rsidR="009932CF">
        <w:t xml:space="preserve"> </w:t>
      </w:r>
      <w:r w:rsidR="00230DB4">
        <w:t>and lessons learned in</w:t>
      </w:r>
      <w:r w:rsidR="009932CF">
        <w:t xml:space="preserve"> literature needs to </w:t>
      </w:r>
      <w:r w:rsidR="00C02A95">
        <w:t>be aware of the</w:t>
      </w:r>
      <w:r w:rsidR="009932CF">
        <w:t xml:space="preserve"> </w:t>
      </w:r>
      <w:r w:rsidR="00C02A95">
        <w:t xml:space="preserve">unique challenges in </w:t>
      </w:r>
      <w:r w:rsidR="009932CF">
        <w:t xml:space="preserve">our sampling scheme. </w:t>
      </w:r>
    </w:p>
    <w:p w14:paraId="77CB78BE" w14:textId="53E40815" w:rsidR="00D93109" w:rsidRDefault="00D93109" w:rsidP="00D93109"/>
    <w:p w14:paraId="3884132B" w14:textId="6D84C91B" w:rsidR="004540C1" w:rsidRPr="00115CA5" w:rsidRDefault="004540C1" w:rsidP="00D93109">
      <w:pPr>
        <w:rPr>
          <w:b/>
          <w:bCs/>
        </w:rPr>
      </w:pPr>
      <w:r w:rsidRPr="00115CA5">
        <w:rPr>
          <w:b/>
          <w:bCs/>
        </w:rPr>
        <w:t xml:space="preserve">3A. </w:t>
      </w:r>
      <w:r w:rsidR="00C02A95">
        <w:rPr>
          <w:b/>
          <w:bCs/>
        </w:rPr>
        <w:t>C</w:t>
      </w:r>
      <w:r w:rsidR="009932CF" w:rsidRPr="00115CA5">
        <w:rPr>
          <w:b/>
          <w:bCs/>
        </w:rPr>
        <w:t xml:space="preserve">hallenges </w:t>
      </w:r>
      <w:r w:rsidR="00C02A95">
        <w:rPr>
          <w:b/>
          <w:bCs/>
        </w:rPr>
        <w:t>brought by the</w:t>
      </w:r>
      <w:r w:rsidR="009932CF" w:rsidRPr="00115CA5">
        <w:rPr>
          <w:b/>
          <w:bCs/>
        </w:rPr>
        <w:t xml:space="preserve"> </w:t>
      </w:r>
      <w:r w:rsidRPr="00115CA5">
        <w:rPr>
          <w:b/>
          <w:bCs/>
        </w:rPr>
        <w:t xml:space="preserve">PASS1A sampling </w:t>
      </w:r>
      <w:r w:rsidR="009932CF" w:rsidRPr="00115CA5">
        <w:rPr>
          <w:b/>
          <w:bCs/>
        </w:rPr>
        <w:t>scheme.</w:t>
      </w:r>
    </w:p>
    <w:p w14:paraId="27BF4778" w14:textId="70258EE6" w:rsidR="004540C1" w:rsidRDefault="004540C1" w:rsidP="00D93109"/>
    <w:p w14:paraId="2FBE4AFD" w14:textId="50D180F2" w:rsidR="00C02A95" w:rsidRDefault="00795334" w:rsidP="00D93109">
      <w:r w:rsidRPr="00230DB4">
        <w:rPr>
          <w:b/>
          <w:bCs/>
        </w:rPr>
        <w:t>3A1</w:t>
      </w:r>
      <w:r>
        <w:t>.</w:t>
      </w:r>
      <w:r w:rsidR="009E50E8">
        <w:t xml:space="preserve"> </w:t>
      </w:r>
      <w:proofErr w:type="spellStart"/>
      <w:r w:rsidR="009E50E8">
        <w:t>MoTrPAC's</w:t>
      </w:r>
      <w:proofErr w:type="spellEnd"/>
      <w:r w:rsidR="009E50E8">
        <w:t xml:space="preserve"> PASS1A/1C data are </w:t>
      </w:r>
      <w:r w:rsidR="009E50E8" w:rsidRPr="002E0771">
        <w:rPr>
          <w:b/>
          <w:bCs/>
        </w:rPr>
        <w:t xml:space="preserve">not </w:t>
      </w:r>
      <w:r w:rsidR="004540C1" w:rsidRPr="002E0771">
        <w:rPr>
          <w:b/>
          <w:bCs/>
        </w:rPr>
        <w:t>true longitudinal data</w:t>
      </w:r>
      <w:r w:rsidR="009E50E8">
        <w:t xml:space="preserve">, which </w:t>
      </w:r>
      <w:r w:rsidR="00230DB4">
        <w:t xml:space="preserve">would </w:t>
      </w:r>
      <w:r w:rsidR="009E50E8">
        <w:t>entail measuring the same animals during a</w:t>
      </w:r>
      <w:r w:rsidR="00F11130">
        <w:t>n</w:t>
      </w:r>
      <w:r w:rsidR="009E50E8">
        <w:t xml:space="preserve"> extended </w:t>
      </w:r>
      <w:r w:rsidR="00C02A95">
        <w:t>period</w:t>
      </w:r>
      <w:r w:rsidR="009E50E8">
        <w:t>.</w:t>
      </w:r>
      <w:r w:rsidR="00F11130">
        <w:t xml:space="preserve">  While some physiological data </w:t>
      </w:r>
      <w:r w:rsidR="00C02A95">
        <w:t>(such as body weight) were</w:t>
      </w:r>
      <w:r w:rsidR="00F11130">
        <w:t xml:space="preserve"> collected longitudinally, almost all the molecular profiles </w:t>
      </w:r>
      <w:r w:rsidR="00C02A95">
        <w:t>were</w:t>
      </w:r>
      <w:r w:rsidR="00F11130">
        <w:t xml:space="preserve"> from different animals, each presenting one time point.  That is, across K time points, the K </w:t>
      </w:r>
      <w:r w:rsidR="00C02A95">
        <w:t xml:space="preserve">exercise </w:t>
      </w:r>
      <w:r w:rsidR="00F11130">
        <w:t xml:space="preserve">groups </w:t>
      </w:r>
      <w:r w:rsidR="00C02A95">
        <w:t>consist</w:t>
      </w:r>
      <w:r w:rsidR="00F11130">
        <w:t xml:space="preserve"> </w:t>
      </w:r>
      <w:ins w:id="7" w:author="Steep, Alexander" w:date="2021-09-22T11:09:00Z">
        <w:r w:rsidR="003759B3">
          <w:t xml:space="preserve">of </w:t>
        </w:r>
      </w:ins>
      <w:r w:rsidR="00F11130">
        <w:t xml:space="preserve">different animals.  </w:t>
      </w:r>
    </w:p>
    <w:p w14:paraId="30693888" w14:textId="77777777" w:rsidR="00C02A95" w:rsidRDefault="00C02A95" w:rsidP="00D93109"/>
    <w:p w14:paraId="6BE7F242" w14:textId="71761696" w:rsidR="004540C1" w:rsidRDefault="00C02A95" w:rsidP="00D93109">
      <w:r>
        <w:t>As such, w</w:t>
      </w:r>
      <w:r w:rsidR="00F11130">
        <w:t xml:space="preserve">e have a </w:t>
      </w:r>
      <w:r w:rsidR="00F11130" w:rsidRPr="002E0771">
        <w:rPr>
          <w:b/>
          <w:bCs/>
        </w:rPr>
        <w:t>pseudo-time-series</w:t>
      </w:r>
      <w:r w:rsidR="00F11130">
        <w:t xml:space="preserve">, </w:t>
      </w:r>
      <w:r>
        <w:t>formed by</w:t>
      </w:r>
      <w:r w:rsidR="00F11130">
        <w:t xml:space="preserve"> independently sampled data. The notion of </w:t>
      </w:r>
      <w:proofErr w:type="spellStart"/>
      <w:r w:rsidR="00F11130">
        <w:t>autoregressivity</w:t>
      </w:r>
      <w:proofErr w:type="spellEnd"/>
      <w:r w:rsidR="00F11130">
        <w:t xml:space="preserve"> is much weakened.  However, a notion of smoothness of data trajectories can still be developed</w:t>
      </w:r>
      <w:r w:rsidR="00230DB4">
        <w:t>, assuming</w:t>
      </w:r>
      <w:r>
        <w:t xml:space="preserve"> that</w:t>
      </w:r>
      <w:r w:rsidR="00230DB4">
        <w:t xml:space="preserve"> the animals are indeed similar enough to be biological replicates</w:t>
      </w:r>
      <w:r>
        <w:t xml:space="preserve"> of each other: </w:t>
      </w:r>
      <w:commentRangeStart w:id="8"/>
      <w:r>
        <w:t>the notion of replaceability among animals</w:t>
      </w:r>
      <w:r w:rsidR="00230DB4">
        <w:t xml:space="preserve">. </w:t>
      </w:r>
      <w:commentRangeEnd w:id="8"/>
      <w:r w:rsidR="003759B3">
        <w:rPr>
          <w:rStyle w:val="CommentReference"/>
        </w:rPr>
        <w:commentReference w:id="8"/>
      </w:r>
    </w:p>
    <w:p w14:paraId="24D44EE6" w14:textId="77777777" w:rsidR="009E50E8" w:rsidRDefault="009E50E8" w:rsidP="00D93109"/>
    <w:p w14:paraId="07A20185" w14:textId="6D376C42" w:rsidR="00230DB4" w:rsidRDefault="00795334" w:rsidP="00D93109">
      <w:r w:rsidRPr="00230DB4">
        <w:rPr>
          <w:b/>
          <w:bCs/>
        </w:rPr>
        <w:t>3A2.</w:t>
      </w:r>
      <w:r w:rsidR="00F11130">
        <w:t xml:space="preserve"> </w:t>
      </w:r>
      <w:r w:rsidR="00230DB4">
        <w:t>D</w:t>
      </w:r>
      <w:r w:rsidR="00F11130">
        <w:t xml:space="preserve">ue to practical constraints, the sampling points are </w:t>
      </w:r>
      <w:r w:rsidR="00F11130" w:rsidRPr="002E0771">
        <w:rPr>
          <w:b/>
          <w:bCs/>
        </w:rPr>
        <w:t>n</w:t>
      </w:r>
      <w:r w:rsidR="004540C1" w:rsidRPr="002E0771">
        <w:rPr>
          <w:b/>
          <w:bCs/>
        </w:rPr>
        <w:t>ot evenly spaced</w:t>
      </w:r>
      <w:r w:rsidR="00F11130">
        <w:t>.  We covered IPE (</w:t>
      </w:r>
      <w:r w:rsidR="00C02A95">
        <w:t>aka</w:t>
      </w:r>
      <w:r w:rsidR="00230DB4">
        <w:t xml:space="preserve"> E0, for </w:t>
      </w:r>
      <w:r w:rsidR="00F11130">
        <w:t>0h after exercise) and 0.5</w:t>
      </w:r>
      <w:r w:rsidR="00C02A95">
        <w:t>h</w:t>
      </w:r>
      <w:r w:rsidR="00F11130">
        <w:t>, 1</w:t>
      </w:r>
      <w:r w:rsidR="00C02A95">
        <w:t>h</w:t>
      </w:r>
      <w:r w:rsidR="00F11130">
        <w:t>, 4</w:t>
      </w:r>
      <w:r w:rsidR="00C02A95">
        <w:t>h</w:t>
      </w:r>
      <w:r w:rsidR="00F11130">
        <w:t>, 7</w:t>
      </w:r>
      <w:r w:rsidR="00C02A95">
        <w:t>h</w:t>
      </w:r>
      <w:r w:rsidR="00F11130">
        <w:t>, 24</w:t>
      </w:r>
      <w:r w:rsidR="00C02A95">
        <w:t>h</w:t>
      </w:r>
      <w:r w:rsidR="00F11130">
        <w:t xml:space="preserve"> and 48</w:t>
      </w:r>
      <w:r w:rsidR="00C02A95">
        <w:t>h</w:t>
      </w:r>
      <w:r w:rsidR="00F11130">
        <w:t xml:space="preserve"> after exercise.  There are 7 time point</w:t>
      </w:r>
      <w:r w:rsidR="00E77D28">
        <w:t>.  As they are</w:t>
      </w:r>
      <w:r w:rsidR="00F11130">
        <w:t xml:space="preserve"> concentrated in the first 4 </w:t>
      </w:r>
      <w:proofErr w:type="spellStart"/>
      <w:r w:rsidR="00F11130">
        <w:t>hrs</w:t>
      </w:r>
      <w:proofErr w:type="spellEnd"/>
      <w:r w:rsidR="00E77D28">
        <w:t>, PASS1A is designed to discover features that respond quickly: within the first 4-7 hours</w:t>
      </w:r>
      <w:r w:rsidR="00F11130">
        <w:t>.  To discover features that respond in the 7</w:t>
      </w:r>
      <w:r w:rsidR="00E77D28">
        <w:t>h</w:t>
      </w:r>
      <w:r w:rsidR="00F11130">
        <w:t>-24</w:t>
      </w:r>
      <w:r w:rsidR="00E77D28">
        <w:t>h</w:t>
      </w:r>
      <w:r w:rsidR="00F11130">
        <w:t xml:space="preserve"> window would require a different sampling scheme. </w:t>
      </w:r>
      <w:r w:rsidR="000C45B1">
        <w:t xml:space="preserve"> </w:t>
      </w:r>
    </w:p>
    <w:p w14:paraId="4A23EAB6" w14:textId="77777777" w:rsidR="00F11130" w:rsidRDefault="00F11130" w:rsidP="00D93109"/>
    <w:p w14:paraId="1AE432EC" w14:textId="4BE25959" w:rsidR="00F11130" w:rsidRDefault="00795334" w:rsidP="00D93109">
      <w:r w:rsidRPr="00230DB4">
        <w:rPr>
          <w:b/>
          <w:bCs/>
        </w:rPr>
        <w:t>3A3</w:t>
      </w:r>
      <w:r>
        <w:t>.</w:t>
      </w:r>
      <w:r w:rsidR="00F11130">
        <w:t xml:space="preserve"> </w:t>
      </w:r>
      <w:r>
        <w:t>T</w:t>
      </w:r>
      <w:r w:rsidR="00F11130">
        <w:t xml:space="preserve">here are </w:t>
      </w:r>
      <w:r w:rsidR="00F11130" w:rsidRPr="002E0771">
        <w:rPr>
          <w:b/>
          <w:bCs/>
        </w:rPr>
        <w:t>shifts in the real time</w:t>
      </w:r>
      <w:r w:rsidR="00F11130">
        <w:t xml:space="preserve"> at which the </w:t>
      </w:r>
      <w:r w:rsidR="00E77D28">
        <w:t>exercise runs</w:t>
      </w:r>
      <w:r w:rsidR="00F11130">
        <w:t xml:space="preserve"> were conducted, as shown by th</w:t>
      </w:r>
      <w:r w:rsidR="00E77D28">
        <w:t>e</w:t>
      </w:r>
      <w:r w:rsidR="00F11130">
        <w:t xml:space="preserve"> diagram</w:t>
      </w:r>
      <w:r w:rsidR="00E77D28">
        <w:t xml:space="preserve"> below. For instance, the E_0 animals were exercised </w:t>
      </w:r>
      <w:proofErr w:type="gramStart"/>
      <w:r w:rsidR="00E77D28">
        <w:t>at a later time</w:t>
      </w:r>
      <w:proofErr w:type="gramEnd"/>
      <w:r w:rsidR="00E77D28">
        <w:t xml:space="preserve"> of day than the E_0.5 animals.  Here the left ends of the horizontal lines are the stopping time of exercise (denoted by *), and the right ends are the time of tissue collection.  </w:t>
      </w:r>
    </w:p>
    <w:p w14:paraId="57C27B4C" w14:textId="7E5737AE" w:rsidR="002E0771" w:rsidRDefault="002E0771" w:rsidP="00D93109">
      <w:r>
        <w:rPr>
          <w:noProof/>
        </w:rPr>
        <w:drawing>
          <wp:inline distT="0" distB="0" distL="0" distR="0" wp14:anchorId="72FFF9BB" wp14:editId="4F11D173">
            <wp:extent cx="6048989" cy="3470910"/>
            <wp:effectExtent l="19050" t="19050" r="2857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3804" cy="3479411"/>
                    </a:xfrm>
                    <a:prstGeom prst="rect">
                      <a:avLst/>
                    </a:prstGeom>
                    <a:noFill/>
                    <a:ln>
                      <a:solidFill>
                        <a:schemeClr val="accent1"/>
                      </a:solidFill>
                    </a:ln>
                  </pic:spPr>
                </pic:pic>
              </a:graphicData>
            </a:graphic>
          </wp:inline>
        </w:drawing>
      </w:r>
    </w:p>
    <w:p w14:paraId="5440A700" w14:textId="7AB670BA" w:rsidR="00F11130" w:rsidRDefault="002E0771" w:rsidP="00D93109">
      <w:r>
        <w:t>Th</w:t>
      </w:r>
      <w:r w:rsidR="00E77D28">
        <w:t>e</w:t>
      </w:r>
      <w:r>
        <w:t xml:space="preserve"> </w:t>
      </w:r>
      <w:r w:rsidRPr="002E0771">
        <w:rPr>
          <w:b/>
          <w:bCs/>
        </w:rPr>
        <w:t>lack of synchrony</w:t>
      </w:r>
      <w:r>
        <w:t xml:space="preserve"> </w:t>
      </w:r>
      <w:r w:rsidR="00E77D28">
        <w:t xml:space="preserve">among some of the exercise groups </w:t>
      </w:r>
      <w:r>
        <w:t>becomes a</w:t>
      </w:r>
      <w:r w:rsidR="00230DB4">
        <w:t xml:space="preserve"> complication</w:t>
      </w:r>
      <w:r>
        <w:t xml:space="preserve"> when </w:t>
      </w:r>
      <w:r w:rsidR="00230DB4">
        <w:t xml:space="preserve">we </w:t>
      </w:r>
      <w:r>
        <w:t>consider potential contribution</w:t>
      </w:r>
      <w:r w:rsidR="00E77D28">
        <w:t>s</w:t>
      </w:r>
      <w:r>
        <w:t xml:space="preserve"> of baseline </w:t>
      </w:r>
      <w:r w:rsidR="00E77D28">
        <w:t xml:space="preserve">physiological </w:t>
      </w:r>
      <w:r>
        <w:t xml:space="preserve">changes due to </w:t>
      </w:r>
      <w:r w:rsidR="00230DB4">
        <w:t>f</w:t>
      </w:r>
      <w:r>
        <w:t>eeding and circadian rhythms (more below</w:t>
      </w:r>
      <w:r w:rsidR="00E77D28">
        <w:t xml:space="preserve">, in </w:t>
      </w:r>
      <w:r w:rsidR="00E77D28" w:rsidRPr="00E77D28">
        <w:rPr>
          <w:b/>
          <w:bCs/>
        </w:rPr>
        <w:t>3C</w:t>
      </w:r>
      <w:r>
        <w:t>).</w:t>
      </w:r>
    </w:p>
    <w:p w14:paraId="59839BAB" w14:textId="28F7C3DE" w:rsidR="002E0771" w:rsidRDefault="002E0771" w:rsidP="00D93109"/>
    <w:p w14:paraId="4421DFD5" w14:textId="1F51D508" w:rsidR="002E0771" w:rsidRDefault="002E0771" w:rsidP="00D93109">
      <w:commentRangeStart w:id="9"/>
      <w:r>
        <w:t xml:space="preserve">Note that when we talk about potential contributions of circadian </w:t>
      </w:r>
      <w:del w:id="10" w:author="Steep, Alexander" w:date="2021-09-22T11:29:00Z">
        <w:r w:rsidR="00E77D28" w:rsidDel="00AB75BE">
          <w:delText>rhythms</w:delText>
        </w:r>
      </w:del>
      <w:ins w:id="11" w:author="Steep, Alexander" w:date="2021-09-22T11:29:00Z">
        <w:r w:rsidR="00AB75BE">
          <w:t>rhythms,</w:t>
        </w:r>
      </w:ins>
      <w:r w:rsidR="000C45B1">
        <w:t xml:space="preserve"> we refer to the impact at the time of tissue collection, not the time of exercise.  The alternative question, how the hour of exercise could affect the </w:t>
      </w:r>
      <w:r w:rsidR="00230DB4">
        <w:t>observed</w:t>
      </w:r>
      <w:r w:rsidR="000C45B1">
        <w:t xml:space="preserve"> response</w:t>
      </w:r>
      <w:r w:rsidR="00230DB4">
        <w:t>s</w:t>
      </w:r>
      <w:r w:rsidR="000C45B1">
        <w:t xml:space="preserve"> would require a different study design.  </w:t>
      </w:r>
      <w:commentRangeEnd w:id="9"/>
      <w:r w:rsidR="00F320A7">
        <w:rPr>
          <w:rStyle w:val="CommentReference"/>
        </w:rPr>
        <w:commentReference w:id="9"/>
      </w:r>
    </w:p>
    <w:p w14:paraId="727BD329" w14:textId="1360B985" w:rsidR="00E77D28" w:rsidRDefault="00E77D28" w:rsidP="00D93109"/>
    <w:p w14:paraId="00B9CCE8" w14:textId="2BC8C7D6" w:rsidR="00E77D28" w:rsidRDefault="00E77D28" w:rsidP="00D93109">
      <w:r>
        <w:lastRenderedPageBreak/>
        <w:t>(Details of feeding time and related concerns can be added here)</w:t>
      </w:r>
    </w:p>
    <w:p w14:paraId="59D12578" w14:textId="77777777" w:rsidR="002E0771" w:rsidRDefault="002E0771" w:rsidP="00D93109"/>
    <w:p w14:paraId="7E101968" w14:textId="78DE9A8F" w:rsidR="00E77D28" w:rsidRDefault="00795334" w:rsidP="00D93109">
      <w:r w:rsidRPr="00230DB4">
        <w:rPr>
          <w:b/>
          <w:bCs/>
        </w:rPr>
        <w:t>3A4</w:t>
      </w:r>
      <w:r>
        <w:t>.</w:t>
      </w:r>
      <w:r w:rsidR="002E0771">
        <w:t xml:space="preserve"> </w:t>
      </w:r>
      <w:r>
        <w:t>T</w:t>
      </w:r>
      <w:r w:rsidR="002E0771">
        <w:t xml:space="preserve">emporal modeling requires a </w:t>
      </w:r>
      <w:r w:rsidR="002E0771" w:rsidRPr="00460150">
        <w:rPr>
          <w:b/>
          <w:bCs/>
        </w:rPr>
        <w:t xml:space="preserve">minimal number of </w:t>
      </w:r>
      <w:r w:rsidR="00460150">
        <w:rPr>
          <w:b/>
          <w:bCs/>
        </w:rPr>
        <w:t xml:space="preserve">effective </w:t>
      </w:r>
      <w:r w:rsidR="002E0771" w:rsidRPr="00460150">
        <w:rPr>
          <w:b/>
          <w:bCs/>
        </w:rPr>
        <w:t>sampling points</w:t>
      </w:r>
      <w:r w:rsidR="002E0771">
        <w:t xml:space="preserve"> for a given </w:t>
      </w:r>
      <w:r w:rsidR="00460150">
        <w:t>functional</w:t>
      </w:r>
      <w:r w:rsidR="006D6458">
        <w:t xml:space="preserve"> pattern.  For instance, a 3rd order polynomial function, ax</w:t>
      </w:r>
      <w:r w:rsidR="006D6458" w:rsidRPr="00E77D28">
        <w:rPr>
          <w:vertAlign w:val="superscript"/>
        </w:rPr>
        <w:t>3</w:t>
      </w:r>
      <w:r w:rsidR="006D6458">
        <w:t>+bx</w:t>
      </w:r>
      <w:r w:rsidR="006D6458" w:rsidRPr="00E77D28">
        <w:rPr>
          <w:vertAlign w:val="superscript"/>
        </w:rPr>
        <w:t>2</w:t>
      </w:r>
      <w:r w:rsidR="006D6458">
        <w:t>+cx+d, has 4 parameters</w:t>
      </w:r>
      <w:r w:rsidR="00E77D28">
        <w:t>.  O</w:t>
      </w:r>
      <w:r w:rsidR="006D6458">
        <w:t>ne of them is the baseline</w:t>
      </w:r>
      <w:r w:rsidR="00E77D28">
        <w:t>:</w:t>
      </w:r>
      <w:r w:rsidR="006D6458">
        <w:t xml:space="preserve"> </w:t>
      </w:r>
      <w:r w:rsidR="00460150">
        <w:t>coefficient "</w:t>
      </w:r>
      <w:r w:rsidR="006D6458">
        <w:t>d</w:t>
      </w:r>
      <w:r w:rsidR="00460150">
        <w:t>"</w:t>
      </w:r>
      <w:r w:rsidR="006D6458">
        <w:t xml:space="preserve">, hence </w:t>
      </w:r>
      <w:r w:rsidR="008428A0">
        <w:t xml:space="preserve">there are </w:t>
      </w:r>
      <w:r w:rsidR="006D6458">
        <w:t xml:space="preserve">3 degrees of freedom.  </w:t>
      </w:r>
      <w:r w:rsidR="00E77D28">
        <w:t>A 4th order polynomial can model more complex "waveforms</w:t>
      </w:r>
      <w:del w:id="12" w:author="Steep, Alexander" w:date="2021-09-22T11:17:00Z">
        <w:r w:rsidR="00E77D28" w:rsidDel="00F320A7">
          <w:delText>", but</w:delText>
        </w:r>
      </w:del>
      <w:ins w:id="13" w:author="Steep, Alexander" w:date="2021-09-22T11:17:00Z">
        <w:r w:rsidR="00F320A7">
          <w:t>” but</w:t>
        </w:r>
      </w:ins>
      <w:r w:rsidR="00E77D28">
        <w:t xml:space="preserve"> will cost one more degree of freedom.  The advantage of polynomial functions is that they do not prescribe the likely shape of the trajectories.  However, a drawback is that later timepoints tend to exert a greater weight if not properly supervised (</w:t>
      </w:r>
      <w:r w:rsidR="00331B97">
        <w:t>because x</w:t>
      </w:r>
      <w:r w:rsidR="00331B97" w:rsidRPr="00331B97">
        <w:rPr>
          <w:vertAlign w:val="superscript"/>
        </w:rPr>
        <w:t>3</w:t>
      </w:r>
      <w:r w:rsidR="00331B97">
        <w:t xml:space="preserve"> and x</w:t>
      </w:r>
      <w:r w:rsidR="00331B97" w:rsidRPr="00331B97">
        <w:rPr>
          <w:vertAlign w:val="superscript"/>
        </w:rPr>
        <w:t>2</w:t>
      </w:r>
      <w:r w:rsidR="00331B97">
        <w:t xml:space="preserve"> are much larger than x for large x's.  </w:t>
      </w:r>
      <w:commentRangeStart w:id="14"/>
      <w:r w:rsidR="00331B97">
        <w:t xml:space="preserve">I </w:t>
      </w:r>
      <w:r w:rsidR="00E77D28">
        <w:t xml:space="preserve">can explain </w:t>
      </w:r>
      <w:r w:rsidR="00331B97">
        <w:t>more</w:t>
      </w:r>
      <w:commentRangeEnd w:id="14"/>
      <w:r w:rsidR="00F320A7">
        <w:rPr>
          <w:rStyle w:val="CommentReference"/>
        </w:rPr>
        <w:commentReference w:id="14"/>
      </w:r>
      <w:r w:rsidR="00E77D28">
        <w:t xml:space="preserve">).     </w:t>
      </w:r>
    </w:p>
    <w:p w14:paraId="1A2AC404" w14:textId="77777777" w:rsidR="00331B97" w:rsidRDefault="00331B97" w:rsidP="00D93109"/>
    <w:p w14:paraId="22A5F798" w14:textId="617C5301" w:rsidR="00671BBE" w:rsidRDefault="00001892" w:rsidP="00D93109">
      <w:r>
        <w:rPr>
          <w:noProof/>
        </w:rPr>
        <w:drawing>
          <wp:anchor distT="0" distB="0" distL="114300" distR="114300" simplePos="0" relativeHeight="251658240" behindDoc="0" locked="0" layoutInCell="1" allowOverlap="1" wp14:anchorId="56EAE5F8" wp14:editId="04C6DEEF">
            <wp:simplePos x="0" y="0"/>
            <wp:positionH relativeFrom="margin">
              <wp:align>right</wp:align>
            </wp:positionH>
            <wp:positionV relativeFrom="paragraph">
              <wp:posOffset>45720</wp:posOffset>
            </wp:positionV>
            <wp:extent cx="2842260" cy="28422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42260" cy="2842260"/>
                    </a:xfrm>
                    <a:prstGeom prst="rect">
                      <a:avLst/>
                    </a:prstGeom>
                  </pic:spPr>
                </pic:pic>
              </a:graphicData>
            </a:graphic>
            <wp14:sizeRelH relativeFrom="margin">
              <wp14:pctWidth>0</wp14:pctWidth>
            </wp14:sizeRelH>
            <wp14:sizeRelV relativeFrom="margin">
              <wp14:pctHeight>0</wp14:pctHeight>
            </wp14:sizeRelV>
          </wp:anchor>
        </w:drawing>
      </w:r>
      <w:r w:rsidR="006D6458">
        <w:t>A</w:t>
      </w:r>
      <w:r w:rsidR="00C30FF4">
        <w:t>n</w:t>
      </w:r>
      <w:r w:rsidR="006D6458">
        <w:t xml:space="preserve"> </w:t>
      </w:r>
      <w:r w:rsidR="00C30FF4">
        <w:t>"</w:t>
      </w:r>
      <w:r w:rsidR="00331B97">
        <w:t>I</w:t>
      </w:r>
      <w:r w:rsidR="00C30FF4">
        <w:t>m</w:t>
      </w:r>
      <w:r w:rsidR="006D6458">
        <w:t>pulse</w:t>
      </w:r>
      <w:r w:rsidR="00C30FF4">
        <w:t>"</w:t>
      </w:r>
      <w:r w:rsidR="006D6458">
        <w:t xml:space="preserve"> function </w:t>
      </w:r>
      <w:r>
        <w:t xml:space="preserve">(see figure to the right) </w:t>
      </w:r>
      <w:r w:rsidR="006D6458">
        <w:t>with a sigmoidal up-phase and sigmoidal down-phase would need 3 parameters for the magnitude (</w:t>
      </w:r>
      <w:r w:rsidR="008428A0">
        <w:t xml:space="preserve">the level </w:t>
      </w:r>
      <w:r w:rsidR="006D6458">
        <w:t xml:space="preserve">before, peak, </w:t>
      </w:r>
      <w:ins w:id="15" w:author="Steep, Alexander" w:date="2021-09-22T11:19:00Z">
        <w:r w:rsidR="00F320A7">
          <w:t xml:space="preserve">and </w:t>
        </w:r>
      </w:ins>
      <w:r w:rsidR="006D6458">
        <w:t>after), 2 for the time</w:t>
      </w:r>
      <w:r w:rsidR="008428A0">
        <w:t xml:space="preserve"> of change</w:t>
      </w:r>
      <w:r w:rsidR="006D6458">
        <w:t xml:space="preserve"> (midpoint</w:t>
      </w:r>
      <w:r w:rsidR="008428A0">
        <w:t>s</w:t>
      </w:r>
      <w:r w:rsidR="006D6458">
        <w:t xml:space="preserve"> of up</w:t>
      </w:r>
      <w:r w:rsidR="008428A0">
        <w:t>-</w:t>
      </w:r>
      <w:r w:rsidR="006D6458">
        <w:t xml:space="preserve"> and down-phase), and 2 for the ra</w:t>
      </w:r>
      <w:r w:rsidR="00C30FF4">
        <w:t xml:space="preserve">te (up-rate and down-rate), for </w:t>
      </w:r>
      <w:r w:rsidR="00671BBE">
        <w:t xml:space="preserve">a total of </w:t>
      </w:r>
      <w:r w:rsidR="00C30FF4" w:rsidRPr="00001892">
        <w:rPr>
          <w:u w:val="single"/>
        </w:rPr>
        <w:t>7 parameters</w:t>
      </w:r>
      <w:r w:rsidR="00C30FF4">
        <w:t>, even without modeling the curvature of the sigmoidal function</w:t>
      </w:r>
      <w:r>
        <w:t>s</w:t>
      </w:r>
      <w:r w:rsidR="00C30FF4">
        <w:t xml:space="preserve">. </w:t>
      </w:r>
      <w:r>
        <w:t xml:space="preserve"> </w:t>
      </w:r>
    </w:p>
    <w:p w14:paraId="5779B7D3" w14:textId="77777777" w:rsidR="00331B97" w:rsidRDefault="00331B97" w:rsidP="00331B97"/>
    <w:p w14:paraId="738DED32" w14:textId="3B1D09E1" w:rsidR="00331B97" w:rsidRDefault="00331B97" w:rsidP="00331B97">
      <w:commentRangeStart w:id="16"/>
      <w:r>
        <w:t xml:space="preserve">A sinusoidal curve </w:t>
      </w:r>
      <w:commentRangeEnd w:id="16"/>
      <w:r w:rsidR="00F320A7">
        <w:rPr>
          <w:rStyle w:val="CommentReference"/>
        </w:rPr>
        <w:commentReference w:id="16"/>
      </w:r>
      <w:r>
        <w:t xml:space="preserve">with an assumed 24h period has 3 parameters: baseline, magnitude, and phase.  An equivalent function </w:t>
      </w:r>
      <w:proofErr w:type="gramStart"/>
      <w:r>
        <w:t>is:</w:t>
      </w:r>
      <w:proofErr w:type="gramEnd"/>
      <w:r>
        <w:t xml:space="preserve"> a</w:t>
      </w:r>
      <w:r w:rsidRPr="00331B97">
        <w:t xml:space="preserve"> + </w:t>
      </w:r>
      <w:r>
        <w:t>b*sin</w:t>
      </w:r>
      <w:r w:rsidRPr="00331B97">
        <w:t>(</w:t>
      </w:r>
      <w:r>
        <w:t>x'</w:t>
      </w:r>
      <w:r w:rsidRPr="00331B97">
        <w:t xml:space="preserve">) + </w:t>
      </w:r>
      <w:r>
        <w:t>c*cos</w:t>
      </w:r>
      <w:r w:rsidRPr="00331B97">
        <w:t>(</w:t>
      </w:r>
      <w:r>
        <w:t>x'</w:t>
      </w:r>
      <w:r w:rsidRPr="00331B97">
        <w:t>)</w:t>
      </w:r>
      <w:r>
        <w:t xml:space="preserve">, where x' is 2*pi*T/24, T is the real time of tissue collection in the day, not the interval after exercise used in the polynomial or Impulse function. </w:t>
      </w:r>
      <w:r w:rsidR="00001892">
        <w:t xml:space="preserve">Note that the sine-cosine function above does not accommodate fast changes, either due to sudden changes in a narrow time window, or twice-daily rhythms (i.e., ultradian patterns). </w:t>
      </w:r>
    </w:p>
    <w:p w14:paraId="41438EA7" w14:textId="77777777" w:rsidR="00671BBE" w:rsidRDefault="00671BBE" w:rsidP="00D93109"/>
    <w:p w14:paraId="6A928873" w14:textId="77E60AAD" w:rsidR="00001892" w:rsidRDefault="00C30FF4" w:rsidP="00D93109">
      <w:r>
        <w:t xml:space="preserve">Our data has </w:t>
      </w:r>
      <w:commentRangeStart w:id="17"/>
      <w:r>
        <w:t xml:space="preserve">7 effective sampling </w:t>
      </w:r>
      <w:commentRangeEnd w:id="17"/>
      <w:r w:rsidR="00AB75BE">
        <w:rPr>
          <w:rStyle w:val="CommentReference"/>
        </w:rPr>
        <w:commentReference w:id="17"/>
      </w:r>
      <w:r>
        <w:t xml:space="preserve">points for </w:t>
      </w:r>
      <w:r w:rsidR="00671BBE">
        <w:t xml:space="preserve">modeling </w:t>
      </w:r>
      <w:r>
        <w:t>the response</w:t>
      </w:r>
      <w:r w:rsidR="00671BBE">
        <w:t xml:space="preserve"> function</w:t>
      </w:r>
      <w:r w:rsidR="00001892">
        <w:t xml:space="preserve">, </w:t>
      </w:r>
      <w:r w:rsidR="00671BBE">
        <w:t>with the challeng</w:t>
      </w:r>
      <w:r w:rsidR="008428A0">
        <w:t>e</w:t>
      </w:r>
      <w:r w:rsidR="00671BBE">
        <w:t xml:space="preserve"> that they are</w:t>
      </w:r>
      <w:r>
        <w:t xml:space="preserve"> concentrated in the first 4 hours.  </w:t>
      </w:r>
      <w:r w:rsidR="00001892">
        <w:t xml:space="preserve">For the Impulse function, the model is identifiable if we have at least 3 points describing the up-phase and at least 3 points describing the down-phase.  Since we only have 7 points plus a pre-exercise baseline: C0, IPE (E0), E0.5, E1, E4, E7, E24, and E48, features that do not show an up-and-down pattern in the middle of series will not be adequately modeled (see below, 3B). </w:t>
      </w:r>
    </w:p>
    <w:p w14:paraId="41BB9004" w14:textId="77777777" w:rsidR="00001892" w:rsidRDefault="00001892" w:rsidP="00D93109"/>
    <w:p w14:paraId="44B0C409" w14:textId="30ED8E44" w:rsidR="00001892" w:rsidRDefault="00C30FF4" w:rsidP="00D93109">
      <w:r>
        <w:t xml:space="preserve">For </w:t>
      </w:r>
      <w:r w:rsidR="00001892">
        <w:t xml:space="preserve">modeling </w:t>
      </w:r>
      <w:r>
        <w:t xml:space="preserve">circadian </w:t>
      </w:r>
      <w:del w:id="18" w:author="Steep, Alexander" w:date="2021-09-22T11:27:00Z">
        <w:r w:rsidDel="00AB75BE">
          <w:delText>pattern</w:delText>
        </w:r>
        <w:r w:rsidR="00001892" w:rsidDel="00AB75BE">
          <w:delText>s</w:delText>
        </w:r>
      </w:del>
      <w:ins w:id="19" w:author="Steep, Alexander" w:date="2021-09-22T11:27:00Z">
        <w:r w:rsidR="00AB75BE">
          <w:t>patterns,</w:t>
        </w:r>
      </w:ins>
      <w:r>
        <w:t xml:space="preserve"> we have 5 effective </w:t>
      </w:r>
      <w:r w:rsidR="008428A0">
        <w:t xml:space="preserve">time </w:t>
      </w:r>
      <w:r>
        <w:t>points</w:t>
      </w:r>
      <w:r w:rsidR="00001892">
        <w:t xml:space="preserve"> among the exercised groups</w:t>
      </w:r>
      <w:r w:rsidR="00671BBE">
        <w:t>,</w:t>
      </w:r>
      <w:r>
        <w:t xml:space="preserve"> </w:t>
      </w:r>
      <w:commentRangeStart w:id="20"/>
      <w:r>
        <w:t xml:space="preserve">because the 24h and 48h are considered the same as the 0h control point.  </w:t>
      </w:r>
      <w:commentRangeEnd w:id="20"/>
      <w:r w:rsidR="00AB75BE">
        <w:rPr>
          <w:rStyle w:val="CommentReference"/>
        </w:rPr>
        <w:commentReference w:id="20"/>
      </w:r>
    </w:p>
    <w:p w14:paraId="35C534CB" w14:textId="77777777" w:rsidR="00001892" w:rsidRDefault="00001892" w:rsidP="00D93109"/>
    <w:p w14:paraId="50A558C6" w14:textId="27029A32" w:rsidR="006D6458" w:rsidRDefault="00671BBE" w:rsidP="00D93109">
      <w:r>
        <w:t xml:space="preserve">To </w:t>
      </w:r>
      <w:r w:rsidRPr="00E00744">
        <w:rPr>
          <w:b/>
          <w:bCs/>
        </w:rPr>
        <w:t>jointly model</w:t>
      </w:r>
      <w:r>
        <w:t xml:space="preserve"> both the 3rd order polynomial </w:t>
      </w:r>
      <w:r w:rsidR="00001892">
        <w:t xml:space="preserve">(or Impulse) </w:t>
      </w:r>
      <w:r>
        <w:t xml:space="preserve">and circadian pattern would incur 6 </w:t>
      </w:r>
      <w:r w:rsidR="00001892">
        <w:t xml:space="preserve">(or 9) </w:t>
      </w:r>
      <w:r>
        <w:t>parameter</w:t>
      </w:r>
      <w:r w:rsidR="006F5571">
        <w:t>s</w:t>
      </w:r>
      <w:r>
        <w:t xml:space="preserve">, </w:t>
      </w:r>
      <w:ins w:id="21" w:author="Steep, Alexander" w:date="2021-09-22T11:35:00Z">
        <w:r w:rsidR="001D42D7">
          <w:t xml:space="preserve">which is </w:t>
        </w:r>
      </w:ins>
      <w:r w:rsidR="00001892">
        <w:t>difficult</w:t>
      </w:r>
      <w:r>
        <w:t xml:space="preserve"> </w:t>
      </w:r>
      <w:r w:rsidR="006F5571">
        <w:t xml:space="preserve">to </w:t>
      </w:r>
      <w:r w:rsidR="008428A0">
        <w:t>do</w:t>
      </w:r>
      <w:r w:rsidR="006F5571">
        <w:t xml:space="preserve"> </w:t>
      </w:r>
      <w:r>
        <w:t xml:space="preserve">with our 7-point time series.  </w:t>
      </w:r>
    </w:p>
    <w:p w14:paraId="395E9532" w14:textId="77777777" w:rsidR="006D6458" w:rsidRDefault="006D6458" w:rsidP="00D93109"/>
    <w:p w14:paraId="589BE453" w14:textId="1EAB74C6" w:rsidR="004540C1" w:rsidRDefault="00671BBE" w:rsidP="00D93109">
      <w:commentRangeStart w:id="22"/>
      <w:r>
        <w:t xml:space="preserve">A key component of the analysis plan is to deploy the right algorithms based on the understanding </w:t>
      </w:r>
      <w:r w:rsidR="006F5571">
        <w:t xml:space="preserve">of </w:t>
      </w:r>
      <w:r w:rsidR="00001892">
        <w:t xml:space="preserve">the waveforms to be modeled and the </w:t>
      </w:r>
      <w:r w:rsidR="00001892" w:rsidRPr="00E00744">
        <w:rPr>
          <w:b/>
          <w:bCs/>
        </w:rPr>
        <w:t xml:space="preserve">inherent </w:t>
      </w:r>
      <w:r w:rsidRPr="00E00744">
        <w:rPr>
          <w:b/>
          <w:bCs/>
        </w:rPr>
        <w:t>limitations</w:t>
      </w:r>
      <w:r w:rsidR="00001892">
        <w:t xml:space="preserve"> of the sampling scheme</w:t>
      </w:r>
      <w:r w:rsidR="006F5571">
        <w:t>.</w:t>
      </w:r>
      <w:commentRangeEnd w:id="22"/>
      <w:r w:rsidR="001D42D7">
        <w:rPr>
          <w:rStyle w:val="CommentReference"/>
        </w:rPr>
        <w:commentReference w:id="22"/>
      </w:r>
    </w:p>
    <w:p w14:paraId="5CBD6D62" w14:textId="77EB2563" w:rsidR="004540C1" w:rsidRDefault="004540C1" w:rsidP="00D93109"/>
    <w:p w14:paraId="1306430D" w14:textId="32ABA4AD" w:rsidR="00C05164" w:rsidRPr="00115CA5" w:rsidRDefault="00C05164" w:rsidP="00D93109">
      <w:pPr>
        <w:rPr>
          <w:b/>
          <w:bCs/>
        </w:rPr>
      </w:pPr>
      <w:r w:rsidRPr="00115CA5">
        <w:rPr>
          <w:b/>
          <w:bCs/>
        </w:rPr>
        <w:t xml:space="preserve">3B. </w:t>
      </w:r>
      <w:commentRangeStart w:id="23"/>
      <w:r w:rsidR="006F5571" w:rsidRPr="00115CA5">
        <w:rPr>
          <w:b/>
          <w:bCs/>
        </w:rPr>
        <w:t>Evaluating r</w:t>
      </w:r>
      <w:r w:rsidRPr="00115CA5">
        <w:rPr>
          <w:b/>
          <w:bCs/>
        </w:rPr>
        <w:t xml:space="preserve">obustness of the </w:t>
      </w:r>
      <w:r w:rsidR="00C30FF4" w:rsidRPr="00115CA5">
        <w:rPr>
          <w:b/>
          <w:bCs/>
        </w:rPr>
        <w:t>modeling algorithms</w:t>
      </w:r>
      <w:commentRangeEnd w:id="23"/>
      <w:r w:rsidR="00E23B30">
        <w:rPr>
          <w:rStyle w:val="CommentReference"/>
        </w:rPr>
        <w:commentReference w:id="23"/>
      </w:r>
    </w:p>
    <w:p w14:paraId="1BF0AD18" w14:textId="77777777" w:rsidR="006F5571" w:rsidRDefault="006F5571" w:rsidP="00D93109"/>
    <w:p w14:paraId="09E90663" w14:textId="041C4C87" w:rsidR="006F5571" w:rsidRDefault="00671BBE" w:rsidP="00D93109">
      <w:r>
        <w:t xml:space="preserve">If we deploy </w:t>
      </w:r>
      <w:r w:rsidR="006F5571">
        <w:t xml:space="preserve">two alternative approaches, </w:t>
      </w:r>
      <w:r>
        <w:t>(1) polynomial function and (2) "</w:t>
      </w:r>
      <w:r w:rsidR="00E00744">
        <w:t>I</w:t>
      </w:r>
      <w:r>
        <w:t>mpulse model</w:t>
      </w:r>
      <w:r w:rsidR="00E00744">
        <w:t>"</w:t>
      </w:r>
      <w:r w:rsidR="006F5571">
        <w:t>,</w:t>
      </w:r>
      <w:r>
        <w:t xml:space="preserve"> to estimate the functional parameters, we need to systematically test the algorithm</w:t>
      </w:r>
      <w:r w:rsidR="006F5571">
        <w:t>s</w:t>
      </w:r>
      <w:r>
        <w:t xml:space="preserve"> for the robustness of estimation.  More broadly</w:t>
      </w:r>
      <w:r w:rsidR="00E00744">
        <w:t xml:space="preserve"> speaking</w:t>
      </w:r>
      <w:r>
        <w:t xml:space="preserve">, </w:t>
      </w:r>
      <w:r w:rsidR="006F5571">
        <w:t>we face two tasks:</w:t>
      </w:r>
      <w:r>
        <w:t xml:space="preserve"> model selection and parameter estimation</w:t>
      </w:r>
      <w:r w:rsidR="00E00744">
        <w:t xml:space="preserve">; identifiability for the former, uncertainties for the latter. </w:t>
      </w:r>
      <w:r>
        <w:t xml:space="preserve">  </w:t>
      </w:r>
    </w:p>
    <w:p w14:paraId="7D4B6AC4" w14:textId="514BE59A" w:rsidR="00E00744" w:rsidRDefault="00E00744" w:rsidP="00D93109"/>
    <w:p w14:paraId="67B41D49" w14:textId="537D251C" w:rsidR="00E00744" w:rsidRDefault="00E00744" w:rsidP="00D93109">
      <w:r>
        <w:t xml:space="preserve">We need to use simulated, truth-known data to </w:t>
      </w:r>
      <w:r w:rsidR="003F0A9B">
        <w:t>benchmark</w:t>
      </w:r>
      <w:r>
        <w:t xml:space="preserve"> the computational algorithms. </w:t>
      </w:r>
    </w:p>
    <w:p w14:paraId="5445CDD4" w14:textId="77777777" w:rsidR="006F5571" w:rsidRDefault="006F5571" w:rsidP="00D93109"/>
    <w:p w14:paraId="0EF07A56" w14:textId="72B00465" w:rsidR="006F5571" w:rsidRDefault="00671BBE" w:rsidP="00D93109">
      <w:r>
        <w:t xml:space="preserve">Given a simulated </w:t>
      </w:r>
      <w:r w:rsidR="006F5571">
        <w:t>temporal trajectory based on a known function</w:t>
      </w:r>
      <w:r>
        <w:t xml:space="preserve"> of known </w:t>
      </w:r>
      <w:r w:rsidR="006F5571">
        <w:t xml:space="preserve">parameters, we want to know if the computational modeling can (1) identify the </w:t>
      </w:r>
      <w:r w:rsidR="00E00744">
        <w:t xml:space="preserve">true </w:t>
      </w:r>
      <w:r w:rsidR="006F5571">
        <w:t>function</w:t>
      </w:r>
      <w:r w:rsidR="00E00744">
        <w:t>al</w:t>
      </w:r>
      <w:r w:rsidR="006F5571">
        <w:t xml:space="preserve"> </w:t>
      </w:r>
      <w:r w:rsidR="00E00744">
        <w:t xml:space="preserve">form </w:t>
      </w:r>
      <w:r w:rsidR="006F5571">
        <w:t>amidst other, similar functions, and (2) accurately estimate the parameters</w:t>
      </w:r>
      <w:r w:rsidR="00E00744">
        <w:t>, which are known only to the generator of the simulations</w:t>
      </w:r>
      <w:r w:rsidR="006F5571">
        <w:t xml:space="preserve">.  The plan is to </w:t>
      </w:r>
      <w:r w:rsidR="00E00744">
        <w:t>create</w:t>
      </w:r>
      <w:r w:rsidR="006F5571">
        <w:t xml:space="preserve"> a large family of simulated data to cover the function</w:t>
      </w:r>
      <w:r w:rsidR="00E00744">
        <w:t>s</w:t>
      </w:r>
      <w:r w:rsidR="006F5571">
        <w:t xml:space="preserve"> and </w:t>
      </w:r>
      <w:r w:rsidR="00E00744">
        <w:t xml:space="preserve">their </w:t>
      </w:r>
      <w:r w:rsidR="006F5571">
        <w:t xml:space="preserve">parameter space, and to run the model to obtain the best estimates.  </w:t>
      </w:r>
    </w:p>
    <w:p w14:paraId="0DCFC788" w14:textId="77777777" w:rsidR="006F5571" w:rsidRDefault="006F5571" w:rsidP="00D93109"/>
    <w:p w14:paraId="66382670" w14:textId="08465BBD" w:rsidR="009B6814" w:rsidRDefault="006F5571" w:rsidP="00D93109">
      <w:r>
        <w:t>This will start with the easiest case, with low levels of within-group noise, and denser</w:t>
      </w:r>
      <w:r w:rsidR="00E00744">
        <w:t xml:space="preserve"> or evenly spaced</w:t>
      </w:r>
      <w:r>
        <w:t xml:space="preserve"> sampling points.  Subsequently, we add difficulty </w:t>
      </w:r>
      <w:r w:rsidR="00E00744">
        <w:t xml:space="preserve">in a controlled way, </w:t>
      </w:r>
      <w:r>
        <w:t>in</w:t>
      </w:r>
      <w:r w:rsidR="00E00744">
        <w:t xml:space="preserve"> at least</w:t>
      </w:r>
      <w:r>
        <w:t xml:space="preserve"> two directions.  The first is </w:t>
      </w:r>
      <w:r w:rsidR="009B6814">
        <w:t xml:space="preserve">to </w:t>
      </w:r>
      <w:r>
        <w:t>increas</w:t>
      </w:r>
      <w:r w:rsidR="009B6814">
        <w:t>e the</w:t>
      </w:r>
      <w:r>
        <w:t xml:space="preserve"> level of within-group noise</w:t>
      </w:r>
      <w:r w:rsidR="009B6814">
        <w:t>, measured in relation to the between-group "signal".  The second is to reduce the sampling points to mimic our real sampling points, which are sparse and distributed in the front-</w:t>
      </w:r>
      <w:r w:rsidR="00E00744">
        <w:t>heavy</w:t>
      </w:r>
      <w:r w:rsidR="009B6814">
        <w:t xml:space="preserve"> way.</w:t>
      </w:r>
    </w:p>
    <w:p w14:paraId="6B87B78A" w14:textId="77777777" w:rsidR="009B6814" w:rsidRDefault="009B6814" w:rsidP="00D93109"/>
    <w:p w14:paraId="7033238C" w14:textId="528DB75C" w:rsidR="00671BBE" w:rsidRDefault="009B6814" w:rsidP="00D93109">
      <w:commentRangeStart w:id="24"/>
      <w:r>
        <w:t xml:space="preserve">The performance from the simulated data will inform the expectations when we analyze real data.  A given feature </w:t>
      </w:r>
      <w:del w:id="25" w:author="Steep, Alexander" w:date="2021-09-22T11:45:00Z">
        <w:r w:rsidDel="00E23B30">
          <w:delText>in a given</w:delText>
        </w:r>
      </w:del>
      <w:ins w:id="26" w:author="Steep, Alexander" w:date="2021-09-22T11:45:00Z">
        <w:r w:rsidR="00E23B30">
          <w:t>in each</w:t>
        </w:r>
      </w:ins>
      <w:r>
        <w:t xml:space="preserve"> real dataset will have a</w:t>
      </w:r>
      <w:r w:rsidR="00E00744">
        <w:t xml:space="preserve"> measurable level of difficulty, based on its</w:t>
      </w:r>
      <w:r>
        <w:t xml:space="preserve"> empirically observed noise level, smoothness, and putative signal levels.  </w:t>
      </w:r>
      <w:r w:rsidR="00E00744">
        <w:t>We will use the performance of the algorithms in simulated data to learn the expected robustness of the results.</w:t>
      </w:r>
      <w:commentRangeEnd w:id="24"/>
      <w:r w:rsidR="00E23B30">
        <w:rPr>
          <w:rStyle w:val="CommentReference"/>
        </w:rPr>
        <w:commentReference w:id="24"/>
      </w:r>
    </w:p>
    <w:p w14:paraId="1D85F3D6" w14:textId="36E80EC4" w:rsidR="00C05164" w:rsidRDefault="00C05164" w:rsidP="00D93109"/>
    <w:p w14:paraId="7F8B4D9D" w14:textId="4BC00809" w:rsidR="00C05164" w:rsidRPr="00115CA5" w:rsidRDefault="00C05164" w:rsidP="00D93109">
      <w:pPr>
        <w:rPr>
          <w:b/>
          <w:bCs/>
        </w:rPr>
      </w:pPr>
      <w:r w:rsidRPr="00115CA5">
        <w:rPr>
          <w:b/>
          <w:bCs/>
        </w:rPr>
        <w:t xml:space="preserve">3C. Expected findings </w:t>
      </w:r>
      <w:r w:rsidR="00E00744">
        <w:rPr>
          <w:b/>
          <w:bCs/>
        </w:rPr>
        <w:t xml:space="preserve">from PASS1A, </w:t>
      </w:r>
      <w:r w:rsidRPr="00115CA5">
        <w:rPr>
          <w:b/>
          <w:bCs/>
        </w:rPr>
        <w:t xml:space="preserve">and </w:t>
      </w:r>
      <w:r w:rsidR="00E00744">
        <w:rPr>
          <w:b/>
          <w:bCs/>
        </w:rPr>
        <w:t>situations in which</w:t>
      </w:r>
      <w:r w:rsidRPr="00115CA5">
        <w:rPr>
          <w:b/>
          <w:bCs/>
        </w:rPr>
        <w:t xml:space="preserve"> PASS1C is </w:t>
      </w:r>
      <w:r w:rsidR="00E00744">
        <w:rPr>
          <w:b/>
          <w:bCs/>
        </w:rPr>
        <w:t>helpful.</w:t>
      </w:r>
    </w:p>
    <w:p w14:paraId="28081D60" w14:textId="5A5BAD70" w:rsidR="00C05164" w:rsidRDefault="00C05164" w:rsidP="00D93109"/>
    <w:p w14:paraId="6FED3073" w14:textId="4BEBFEAC" w:rsidR="00795334" w:rsidRDefault="00795334" w:rsidP="00D93109">
      <w:r w:rsidRPr="00CF7B9A">
        <w:rPr>
          <w:b/>
          <w:bCs/>
        </w:rPr>
        <w:t>3C1</w:t>
      </w:r>
      <w:r>
        <w:t>. For a given dataset (</w:t>
      </w:r>
      <w:commentRangeStart w:id="27"/>
      <w:r>
        <w:t>a certain data type for a certain tissue</w:t>
      </w:r>
      <w:commentRangeEnd w:id="27"/>
      <w:r w:rsidR="00E23B30">
        <w:rPr>
          <w:rStyle w:val="CommentReference"/>
        </w:rPr>
        <w:commentReference w:id="27"/>
      </w:r>
      <w:r>
        <w:t xml:space="preserve">), we may find N features to be responsive to acute exercise.  </w:t>
      </w:r>
      <w:commentRangeStart w:id="28"/>
      <w:r>
        <w:t>They are characterized by a P value (whe</w:t>
      </w:r>
      <w:r w:rsidR="00E2308B">
        <w:t>re</w:t>
      </w:r>
      <w:r>
        <w:t xml:space="preserve"> the null is No Response), and a series of effect size measures for individual time points.  Heuristically, the trajectories </w:t>
      </w:r>
      <w:r w:rsidR="00E2308B">
        <w:t xml:space="preserve">of these N features </w:t>
      </w:r>
      <w:r>
        <w:t>may be loosely grouped by the</w:t>
      </w:r>
      <w:r w:rsidR="00E2308B">
        <w:t>ir</w:t>
      </w:r>
      <w:r>
        <w:t xml:space="preserve"> princip</w:t>
      </w:r>
      <w:r w:rsidR="00E2308B">
        <w:t>al</w:t>
      </w:r>
      <w:r>
        <w:t xml:space="preserve"> patterns, such as</w:t>
      </w:r>
      <w:commentRangeEnd w:id="28"/>
      <w:r w:rsidR="00E23B30">
        <w:rPr>
          <w:rStyle w:val="CommentReference"/>
        </w:rPr>
        <w:commentReference w:id="28"/>
      </w:r>
    </w:p>
    <w:p w14:paraId="0A19790F" w14:textId="2BA38F82" w:rsidR="00C05164" w:rsidRDefault="00795334" w:rsidP="00D93109">
      <w:r>
        <w:t xml:space="preserve"> - fast up and down</w:t>
      </w:r>
    </w:p>
    <w:p w14:paraId="3CC54BBD" w14:textId="317933A4" w:rsidR="000E4B3D" w:rsidRDefault="000E4B3D" w:rsidP="00D93109">
      <w:r>
        <w:t xml:space="preserve"> - slow up and down</w:t>
      </w:r>
    </w:p>
    <w:p w14:paraId="5A3A7421" w14:textId="3E62FF8F" w:rsidR="00795334" w:rsidRDefault="00795334" w:rsidP="00D93109">
      <w:r>
        <w:t xml:space="preserve"> - fast up and stay up</w:t>
      </w:r>
    </w:p>
    <w:p w14:paraId="76F2F833" w14:textId="3A474672" w:rsidR="00795334" w:rsidRDefault="00795334" w:rsidP="00D93109">
      <w:r>
        <w:t xml:space="preserve"> - fast down and up</w:t>
      </w:r>
    </w:p>
    <w:p w14:paraId="5B6650F7" w14:textId="4049137D" w:rsidR="00795334" w:rsidRDefault="00795334" w:rsidP="00D93109">
      <w:r>
        <w:t xml:space="preserve"> - fast down and stay down</w:t>
      </w:r>
    </w:p>
    <w:p w14:paraId="4E7D823E" w14:textId="587EE83F" w:rsidR="00795334" w:rsidRDefault="00795334" w:rsidP="00D93109">
      <w:r>
        <w:t xml:space="preserve"> - ...</w:t>
      </w:r>
    </w:p>
    <w:p w14:paraId="17A0A34A" w14:textId="08A4FEAA" w:rsidR="00795334" w:rsidRDefault="00795334" w:rsidP="00D93109"/>
    <w:p w14:paraId="3CCA7CC0" w14:textId="46C8C0AC" w:rsidR="00795334" w:rsidRDefault="00795334" w:rsidP="00D93109">
      <w:r>
        <w:t xml:space="preserve">Since the sampling points are concentrated in the first 7 hours, here "fast" </w:t>
      </w:r>
      <w:r w:rsidR="000E4B3D">
        <w:t>refers to</w:t>
      </w:r>
      <w:r>
        <w:t xml:space="preserve"> peaking at 1h or 4h, and return</w:t>
      </w:r>
      <w:r w:rsidR="00E2308B">
        <w:t>ing</w:t>
      </w:r>
      <w:r>
        <w:t xml:space="preserve"> at 7h; "slow" means peaking at 7h and return</w:t>
      </w:r>
      <w:r w:rsidR="00E2308B">
        <w:t>ing</w:t>
      </w:r>
      <w:r>
        <w:t xml:space="preserve"> at 24/48 hr.  The study design is not equipped to find </w:t>
      </w:r>
      <w:r w:rsidR="000E4B3D">
        <w:t>other</w:t>
      </w:r>
      <w:r>
        <w:t xml:space="preserve"> types of dynamics</w:t>
      </w:r>
      <w:r w:rsidR="000E4B3D">
        <w:t>, especially not the changes in the 7h-24h window</w:t>
      </w:r>
      <w:r>
        <w:t>.</w:t>
      </w:r>
    </w:p>
    <w:p w14:paraId="7266EDF6" w14:textId="71C3F2BF" w:rsidR="00795334" w:rsidRDefault="00795334" w:rsidP="00D93109"/>
    <w:p w14:paraId="6E6689B5" w14:textId="0783D2EF" w:rsidR="00E2308B" w:rsidRDefault="00795334" w:rsidP="00D93109">
      <w:r w:rsidRPr="00CF7B9A">
        <w:rPr>
          <w:b/>
          <w:bCs/>
        </w:rPr>
        <w:t>3C2</w:t>
      </w:r>
      <w:r>
        <w:t xml:space="preserve">. </w:t>
      </w:r>
      <w:r w:rsidR="00E2308B">
        <w:t xml:space="preserve">The number of features deemed </w:t>
      </w:r>
      <w:proofErr w:type="gramStart"/>
      <w:r w:rsidR="00E2308B">
        <w:t>responsive</w:t>
      </w:r>
      <w:proofErr w:type="gramEnd"/>
      <w:r w:rsidR="00E2308B">
        <w:t xml:space="preserve"> and their principal curves will vary by </w:t>
      </w:r>
      <w:commentRangeStart w:id="29"/>
      <w:r w:rsidR="00E2308B">
        <w:t>tissue and by data type</w:t>
      </w:r>
      <w:commentRangeEnd w:id="29"/>
      <w:r w:rsidR="00E23B30">
        <w:rPr>
          <w:rStyle w:val="CommentReference"/>
        </w:rPr>
        <w:commentReference w:id="29"/>
      </w:r>
      <w:r w:rsidR="00E2308B">
        <w:t xml:space="preserve">.  We will document them separately.  This is the </w:t>
      </w:r>
      <w:r w:rsidR="00E2308B" w:rsidRPr="000E4B3D">
        <w:rPr>
          <w:b/>
          <w:bCs/>
        </w:rPr>
        <w:t>first level of results</w:t>
      </w:r>
      <w:r w:rsidR="00E2308B">
        <w:t>.</w:t>
      </w:r>
      <w:r w:rsidR="000E4B3D">
        <w:t xml:space="preserve">  Note that the computational results are not yet </w:t>
      </w:r>
      <w:ins w:id="30" w:author="Steep, Alexander" w:date="2021-09-22T11:51:00Z">
        <w:r w:rsidR="00E23B30">
          <w:t>“</w:t>
        </w:r>
      </w:ins>
      <w:r w:rsidR="000E4B3D">
        <w:t>Findings,</w:t>
      </w:r>
      <w:ins w:id="31" w:author="Steep, Alexander" w:date="2021-09-22T11:51:00Z">
        <w:r w:rsidR="00E23B30">
          <w:t>”</w:t>
        </w:r>
      </w:ins>
      <w:r w:rsidR="000E4B3D">
        <w:t xml:space="preserve"> which require us to state the biological interpretations (more below).    </w:t>
      </w:r>
    </w:p>
    <w:p w14:paraId="01EC2C09" w14:textId="77777777" w:rsidR="00E2308B" w:rsidRDefault="00E2308B" w:rsidP="00D93109"/>
    <w:p w14:paraId="0544774F" w14:textId="346ED02E" w:rsidR="00795334" w:rsidRDefault="00E2308B" w:rsidP="00D93109">
      <w:commentRangeStart w:id="32"/>
      <w:r w:rsidRPr="00CF7B9A">
        <w:rPr>
          <w:b/>
          <w:bCs/>
        </w:rPr>
        <w:t>3C3</w:t>
      </w:r>
      <w:commentRangeEnd w:id="32"/>
      <w:r w:rsidR="00E23B30">
        <w:rPr>
          <w:rStyle w:val="CommentReference"/>
        </w:rPr>
        <w:commentReference w:id="32"/>
      </w:r>
      <w:r>
        <w:t xml:space="preserve">. The feature-level results will be </w:t>
      </w:r>
      <w:r w:rsidR="000E4B3D">
        <w:t>extended to</w:t>
      </w:r>
      <w:r>
        <w:t xml:space="preserve"> pathway-level results to support the </w:t>
      </w:r>
      <w:r w:rsidR="000E4B3D">
        <w:t xml:space="preserve">biological </w:t>
      </w:r>
      <w:r>
        <w:t>interpretation at both levels.  A different set of expertise will be needed in the working group</w:t>
      </w:r>
      <w:r w:rsidR="000E4B3D">
        <w:t>s</w:t>
      </w:r>
      <w:r>
        <w:t xml:space="preserve"> to turn statistical results into themes and </w:t>
      </w:r>
      <w:r w:rsidR="000E4B3D">
        <w:t>talking points</w:t>
      </w:r>
      <w:r>
        <w:t xml:space="preserve">.  In this perspective, the </w:t>
      </w:r>
      <w:r w:rsidR="000E4B3D">
        <w:t>collected</w:t>
      </w:r>
      <w:r>
        <w:t xml:space="preserve"> statistical summaries are not </w:t>
      </w:r>
      <w:r w:rsidR="00EA399E">
        <w:t xml:space="preserve">the </w:t>
      </w:r>
      <w:r>
        <w:t>results per se</w:t>
      </w:r>
      <w:r w:rsidR="000E4B3D">
        <w:t>; they</w:t>
      </w:r>
      <w:r>
        <w:t xml:space="preserve"> are stepping-stones towards </w:t>
      </w:r>
      <w:r w:rsidR="00EA399E">
        <w:t>stating</w:t>
      </w:r>
      <w:r>
        <w:t xml:space="preserve"> what we have found</w:t>
      </w:r>
      <w:r w:rsidR="00EA399E">
        <w:t>,</w:t>
      </w:r>
      <w:r>
        <w:t xml:space="preserve"> and what findings are new.</w:t>
      </w:r>
      <w:r w:rsidR="000E4B3D">
        <w:t xml:space="preserve">  </w:t>
      </w:r>
    </w:p>
    <w:p w14:paraId="0C6698D2" w14:textId="57016423" w:rsidR="00E2308B" w:rsidRDefault="00E2308B" w:rsidP="00D93109"/>
    <w:p w14:paraId="37E4E16E" w14:textId="766DC7E1" w:rsidR="00E2308B" w:rsidRDefault="00E2308B" w:rsidP="00D93109">
      <w:r w:rsidRPr="00CF7B9A">
        <w:rPr>
          <w:b/>
          <w:bCs/>
        </w:rPr>
        <w:t>3C4</w:t>
      </w:r>
      <w:r>
        <w:t>. The feature-level and pathway-level results will be compared (1) across tissues for a given '</w:t>
      </w:r>
      <w:proofErr w:type="spellStart"/>
      <w:r>
        <w:t>ome</w:t>
      </w:r>
      <w:proofErr w:type="spellEnd"/>
      <w:r>
        <w:t>, (2) across '</w:t>
      </w:r>
      <w:proofErr w:type="spellStart"/>
      <w:r>
        <w:t>omes</w:t>
      </w:r>
      <w:proofErr w:type="spellEnd"/>
      <w:r>
        <w:t xml:space="preserve"> for a given tissue, (3) across both '</w:t>
      </w:r>
      <w:proofErr w:type="spellStart"/>
      <w:r>
        <w:t>omes</w:t>
      </w:r>
      <w:proofErr w:type="spellEnd"/>
      <w:r>
        <w:t xml:space="preserve"> and tissue, with plans to uncover </w:t>
      </w:r>
      <w:r w:rsidR="00EA399E">
        <w:t>"</w:t>
      </w:r>
      <w:r>
        <w:t>slanted</w:t>
      </w:r>
      <w:r w:rsidR="00EA399E">
        <w:t>"</w:t>
      </w:r>
      <w:r>
        <w:t xml:space="preserve"> interactions: correlations across tissues, with </w:t>
      </w:r>
      <w:r w:rsidR="00EA399E">
        <w:t xml:space="preserve">possibly a </w:t>
      </w:r>
      <w:r>
        <w:t>temporal lag, and across</w:t>
      </w:r>
      <w:r w:rsidR="00EA399E">
        <w:t xml:space="preserve"> to a different</w:t>
      </w:r>
      <w:r>
        <w:t xml:space="preserve"> '</w:t>
      </w:r>
      <w:proofErr w:type="spellStart"/>
      <w:r>
        <w:t>ome</w:t>
      </w:r>
      <w:proofErr w:type="spellEnd"/>
      <w:r>
        <w:t xml:space="preserve">.  These </w:t>
      </w:r>
      <w:del w:id="33" w:author="Steep, Alexander" w:date="2021-09-22T11:52:00Z">
        <w:r w:rsidDel="00E23B30">
          <w:delText>higher level</w:delText>
        </w:r>
      </w:del>
      <w:ins w:id="34" w:author="Steep, Alexander" w:date="2021-09-22T11:52:00Z">
        <w:r w:rsidR="00E23B30">
          <w:t>higher-level</w:t>
        </w:r>
      </w:ins>
      <w:r>
        <w:t xml:space="preserve"> analyses do not replace the analysis of individual datasets (described in 3C1-3C3</w:t>
      </w:r>
      <w:proofErr w:type="gramStart"/>
      <w:r>
        <w:t>), but</w:t>
      </w:r>
      <w:proofErr w:type="gramEnd"/>
      <w:r>
        <w:t xml:space="preserve"> </w:t>
      </w:r>
      <w:r w:rsidR="00EA399E">
        <w:t xml:space="preserve">will </w:t>
      </w:r>
      <w:r>
        <w:t xml:space="preserve">build on them.  There are many "slices" </w:t>
      </w:r>
      <w:r w:rsidR="00EA399E">
        <w:t>along</w:t>
      </w:r>
      <w:r>
        <w:t xml:space="preserve"> the </w:t>
      </w:r>
      <w:r w:rsidR="00EA399E">
        <w:t xml:space="preserve">different axes of </w:t>
      </w:r>
      <w:r>
        <w:t xml:space="preserve">data and </w:t>
      </w:r>
      <w:proofErr w:type="gramStart"/>
      <w:r>
        <w:t>result, and</w:t>
      </w:r>
      <w:proofErr w:type="gramEnd"/>
      <w:r>
        <w:t xml:space="preserve"> require consortium-wide coordination.  Such coordination entails both bottom-up </w:t>
      </w:r>
      <w:r w:rsidR="00EA399E">
        <w:t>self-</w:t>
      </w:r>
      <w:r>
        <w:t>volunteer</w:t>
      </w:r>
      <w:r w:rsidR="00EA399E">
        <w:t>ed groups</w:t>
      </w:r>
      <w:r>
        <w:t xml:space="preserve"> and top-down prescription</w:t>
      </w:r>
      <w:r w:rsidR="00EA399E">
        <w:t>s that provide</w:t>
      </w:r>
      <w:r w:rsidR="003D510A">
        <w:t xml:space="preserve"> </w:t>
      </w:r>
      <w:r w:rsidR="00EA399E">
        <w:t xml:space="preserve">both </w:t>
      </w:r>
      <w:r w:rsidR="003D510A">
        <w:t>organizational and statistical oversight.</w:t>
      </w:r>
      <w:r>
        <w:t xml:space="preserve">  </w:t>
      </w:r>
    </w:p>
    <w:p w14:paraId="0C6846F5" w14:textId="77777777" w:rsidR="00E2308B" w:rsidRDefault="00E2308B" w:rsidP="00D93109"/>
    <w:p w14:paraId="6B6B873A" w14:textId="63DD5046" w:rsidR="00E2308B" w:rsidRDefault="003D510A" w:rsidP="00D93109">
      <w:r w:rsidRPr="00CF7B9A">
        <w:rPr>
          <w:b/>
          <w:bCs/>
        </w:rPr>
        <w:t>3C5</w:t>
      </w:r>
      <w:r>
        <w:t xml:space="preserve">. </w:t>
      </w:r>
      <w:r w:rsidR="00E2308B">
        <w:t xml:space="preserve">For concerns regarding </w:t>
      </w:r>
      <w:r w:rsidR="00E2308B" w:rsidRPr="00E2308B">
        <w:rPr>
          <w:b/>
          <w:bCs/>
        </w:rPr>
        <w:t>confounding factors</w:t>
      </w:r>
      <w:r w:rsidR="00E2308B">
        <w:t>, such as the circadian and feeding effect, see 3D below.</w:t>
      </w:r>
    </w:p>
    <w:p w14:paraId="73FA7CF6" w14:textId="77777777" w:rsidR="00795334" w:rsidRDefault="00795334" w:rsidP="00D93109"/>
    <w:p w14:paraId="29AE8E7B" w14:textId="6D3481AB" w:rsidR="00C05164" w:rsidRPr="00115CA5" w:rsidRDefault="00C05164" w:rsidP="00D93109">
      <w:pPr>
        <w:rPr>
          <w:b/>
          <w:bCs/>
        </w:rPr>
      </w:pPr>
      <w:r w:rsidRPr="00115CA5">
        <w:rPr>
          <w:b/>
          <w:bCs/>
        </w:rPr>
        <w:t xml:space="preserve">3D. </w:t>
      </w:r>
      <w:r w:rsidR="003D510A" w:rsidRPr="00115CA5">
        <w:rPr>
          <w:b/>
          <w:bCs/>
        </w:rPr>
        <w:t>Limitations of PASS1A and potential</w:t>
      </w:r>
      <w:r w:rsidRPr="00115CA5">
        <w:rPr>
          <w:b/>
          <w:bCs/>
        </w:rPr>
        <w:t xml:space="preserve"> benefits from PASS1C data.</w:t>
      </w:r>
    </w:p>
    <w:p w14:paraId="125F6114" w14:textId="701BFBBA" w:rsidR="003D510A" w:rsidRDefault="003D510A" w:rsidP="00D93109"/>
    <w:p w14:paraId="7C950900" w14:textId="3CBC6A2E" w:rsidR="003D510A" w:rsidRDefault="003D510A" w:rsidP="00D93109">
      <w:r>
        <w:t xml:space="preserve">A major concern was whether some of the findings in PASS1A could be driven by the dynamic patterns due to feeding, light cycle, and circadian rhythms.  The </w:t>
      </w:r>
      <w:r w:rsidR="00C04F89">
        <w:t>most direct</w:t>
      </w:r>
      <w:r>
        <w:t xml:space="preserve"> </w:t>
      </w:r>
      <w:r w:rsidR="00C04F89">
        <w:t>way to address the concern</w:t>
      </w:r>
      <w:r>
        <w:t xml:space="preserve"> is to run a cohort of no-exercise animals in parallel, with group-wise matching to the 7 exercised groups.  </w:t>
      </w:r>
      <w:r w:rsidR="00204B67">
        <w:t xml:space="preserve">Such a dataset will establish the naturally occurring </w:t>
      </w:r>
      <w:r w:rsidR="00204B67">
        <w:lastRenderedPageBreak/>
        <w:t xml:space="preserve">baseline pattern for the animals.  </w:t>
      </w:r>
      <w:r>
        <w:t>However</w:t>
      </w:r>
      <w:r w:rsidR="00204B67">
        <w:t>, in PASS1A</w:t>
      </w:r>
      <w:r>
        <w:t xml:space="preserve"> we only have C0 and C7 for the no</w:t>
      </w:r>
      <w:r w:rsidR="00C04F89">
        <w:t>-</w:t>
      </w:r>
      <w:r>
        <w:t xml:space="preserve">exercise controls. </w:t>
      </w:r>
      <w:r w:rsidR="00C04F89">
        <w:t>The next question</w:t>
      </w:r>
      <w:r w:rsidR="00204B67">
        <w:t xml:space="preserve"> is:</w:t>
      </w:r>
      <w:r w:rsidR="00C04F89">
        <w:t xml:space="preserve"> how much should we be concerned?</w:t>
      </w:r>
    </w:p>
    <w:p w14:paraId="141AC324" w14:textId="61BCF1BA" w:rsidR="003D510A" w:rsidRDefault="003D510A" w:rsidP="00D93109"/>
    <w:p w14:paraId="28925403" w14:textId="568BAFBE" w:rsidR="003D510A" w:rsidRDefault="003D510A" w:rsidP="00D93109">
      <w:r w:rsidRPr="00CF7B9A">
        <w:rPr>
          <w:b/>
          <w:bCs/>
        </w:rPr>
        <w:t>3D1</w:t>
      </w:r>
      <w:r>
        <w:t>. Hypothetically</w:t>
      </w:r>
      <w:r w:rsidR="00115CA5">
        <w:t xml:space="preserve">, for a certain dataset, if we find </w:t>
      </w:r>
      <w:r w:rsidR="00204B67">
        <w:t xml:space="preserve">(say) </w:t>
      </w:r>
      <w:r w:rsidR="00115CA5">
        <w:t>100 features to be "fast" responders, it's possible that 30 of them exhibit circadian patterns</w:t>
      </w:r>
      <w:r w:rsidR="00C04F89">
        <w:t xml:space="preserve"> </w:t>
      </w:r>
      <w:commentRangeStart w:id="35"/>
      <w:r w:rsidR="00C04F89">
        <w:t>(this is a guess</w:t>
      </w:r>
      <w:r w:rsidR="00204B67">
        <w:t xml:space="preserve"> for the moment</w:t>
      </w:r>
      <w:r w:rsidR="00C04F89">
        <w:t>, for advancing a</w:t>
      </w:r>
      <w:r w:rsidR="00204B67">
        <w:t xml:space="preserve"> line of</w:t>
      </w:r>
      <w:r w:rsidR="00C04F89">
        <w:t xml:space="preserve"> argument)</w:t>
      </w:r>
      <w:r w:rsidR="00115CA5">
        <w:t xml:space="preserve">.  </w:t>
      </w:r>
      <w:commentRangeEnd w:id="35"/>
      <w:r w:rsidR="00E06380">
        <w:rPr>
          <w:rStyle w:val="CommentReference"/>
        </w:rPr>
        <w:commentReference w:id="35"/>
      </w:r>
      <w:r w:rsidR="00115CA5">
        <w:t xml:space="preserve">While there are only dozens of genes to be known </w:t>
      </w:r>
      <w:r w:rsidR="00115CA5" w:rsidRPr="00115CA5">
        <w:rPr>
          <w:b/>
          <w:bCs/>
        </w:rPr>
        <w:t>drivers</w:t>
      </w:r>
      <w:r w:rsidR="00115CA5">
        <w:t xml:space="preserve"> of circadian </w:t>
      </w:r>
      <w:r w:rsidR="00C04F89">
        <w:t>pattern</w:t>
      </w:r>
      <w:r w:rsidR="00204B67">
        <w:t>s</w:t>
      </w:r>
      <w:r w:rsidR="00115CA5">
        <w:t xml:space="preserve">, some tissues have a far large number of </w:t>
      </w:r>
      <w:r w:rsidR="00115CA5" w:rsidRPr="00115CA5">
        <w:rPr>
          <w:b/>
          <w:bCs/>
        </w:rPr>
        <w:t>followers</w:t>
      </w:r>
      <w:r w:rsidR="00C04F89" w:rsidRPr="00C04F89">
        <w:t xml:space="preserve"> </w:t>
      </w:r>
      <w:r w:rsidR="00204B67">
        <w:t xml:space="preserve">that </w:t>
      </w:r>
      <w:r w:rsidR="00C04F89" w:rsidRPr="00C04F89">
        <w:t>show 24h cyclicity</w:t>
      </w:r>
      <w:r w:rsidR="00115CA5">
        <w:t xml:space="preserve">.  </w:t>
      </w:r>
      <w:r w:rsidR="00204B67">
        <w:t>In literature, w</w:t>
      </w:r>
      <w:r w:rsidR="00115CA5">
        <w:t xml:space="preserve">hile </w:t>
      </w:r>
      <w:r w:rsidR="00C04F89">
        <w:t xml:space="preserve">some </w:t>
      </w:r>
      <w:r w:rsidR="00115CA5">
        <w:t>reference data exist</w:t>
      </w:r>
      <w:r w:rsidR="00C04F89">
        <w:t xml:space="preserve"> for circadian genes</w:t>
      </w:r>
      <w:r w:rsidR="00115CA5">
        <w:t xml:space="preserve">, they are mostly for human and mouse, concentrated on some </w:t>
      </w:r>
      <w:r w:rsidR="00C04F89">
        <w:t xml:space="preserve">easily accessible </w:t>
      </w:r>
      <w:r w:rsidR="00115CA5">
        <w:t>tissues</w:t>
      </w:r>
      <w:r w:rsidR="00C04F89">
        <w:t>.  We still lack</w:t>
      </w:r>
      <w:r w:rsidR="00115CA5">
        <w:t xml:space="preserve"> directly relevant </w:t>
      </w:r>
      <w:r w:rsidR="00204B67">
        <w:t xml:space="preserve">reference </w:t>
      </w:r>
      <w:r w:rsidR="00115CA5">
        <w:t xml:space="preserve">data for the rat, for </w:t>
      </w:r>
      <w:r w:rsidR="00204B67">
        <w:t>most of</w:t>
      </w:r>
      <w:r w:rsidR="00115CA5">
        <w:t xml:space="preserve"> the tissues we analyze, and for data types such as the metabolome.  To establish such a reference data has not been a focus of </w:t>
      </w:r>
      <w:proofErr w:type="spellStart"/>
      <w:r w:rsidR="00115CA5">
        <w:t>MoTrPAC</w:t>
      </w:r>
      <w:proofErr w:type="spellEnd"/>
      <w:r w:rsidR="00204B67">
        <w:t xml:space="preserve"> (</w:t>
      </w:r>
      <w:r w:rsidR="00115CA5">
        <w:t>PASS1A's control samples only covered 0h and 7h</w:t>
      </w:r>
      <w:r w:rsidR="00204B67">
        <w:t>)</w:t>
      </w:r>
      <w:r w:rsidR="00115CA5">
        <w:t xml:space="preserve">.  </w:t>
      </w:r>
      <w:r w:rsidR="00204B67">
        <w:t>Nonetheless</w:t>
      </w:r>
      <w:r w:rsidR="00115CA5">
        <w:t xml:space="preserve">, it is a reasonable guess that a minority of the </w:t>
      </w:r>
      <w:r w:rsidR="00204B67">
        <w:t xml:space="preserve">fast-responding </w:t>
      </w:r>
      <w:r w:rsidR="00115CA5">
        <w:t xml:space="preserve">features, here put at 30 of 100, </w:t>
      </w:r>
      <w:r w:rsidR="00204B67">
        <w:t xml:space="preserve">would </w:t>
      </w:r>
      <w:r w:rsidR="00115CA5">
        <w:t xml:space="preserve">show circadian patterns.  </w:t>
      </w:r>
    </w:p>
    <w:p w14:paraId="7F194DC6" w14:textId="08C98E22" w:rsidR="004E6561" w:rsidRDefault="004E6561" w:rsidP="00D93109"/>
    <w:p w14:paraId="375E62BA" w14:textId="49E656EF" w:rsidR="004E6561" w:rsidRDefault="00C04F89" w:rsidP="00D93109">
      <w:r>
        <w:t>To continue th</w:t>
      </w:r>
      <w:r w:rsidR="00204B67">
        <w:t>is</w:t>
      </w:r>
      <w:r>
        <w:t xml:space="preserve"> hypothetical case: for</w:t>
      </w:r>
      <w:r w:rsidR="004E6561">
        <w:t xml:space="preserve"> these 30</w:t>
      </w:r>
      <w:r w:rsidR="00204B67">
        <w:t xml:space="preserve"> features</w:t>
      </w:r>
      <w:r w:rsidR="004E6561">
        <w:t>, it is possible that only 5</w:t>
      </w:r>
      <w:r w:rsidR="00204B67">
        <w:t xml:space="preserve"> (again a guess)</w:t>
      </w:r>
      <w:r w:rsidR="004E6561">
        <w:t xml:space="preserve"> show fast </w:t>
      </w:r>
      <w:r w:rsidR="00204B67">
        <w:t xml:space="preserve">circadian </w:t>
      </w:r>
      <w:r w:rsidR="004E6561">
        <w:t xml:space="preserve">changes.  </w:t>
      </w:r>
      <w:commentRangeStart w:id="36"/>
      <w:r w:rsidR="004E6561">
        <w:t>For instance, my past work</w:t>
      </w:r>
      <w:r>
        <w:t xml:space="preserve"> (</w:t>
      </w:r>
      <w:r w:rsidRPr="00C04F89">
        <w:t>PMID: 23671070</w:t>
      </w:r>
      <w:r>
        <w:t>)</w:t>
      </w:r>
      <w:r w:rsidR="004E6561">
        <w:t xml:space="preserve"> on human brain gene expression patterns revealed </w:t>
      </w:r>
      <w:r>
        <w:t xml:space="preserve">that most </w:t>
      </w:r>
      <w:r w:rsidR="00204B67">
        <w:t xml:space="preserve">circadian </w:t>
      </w:r>
      <w:r>
        <w:t>genes are not fast</w:t>
      </w:r>
      <w:r w:rsidR="004E6561">
        <w:t>:</w:t>
      </w:r>
      <w:commentRangeEnd w:id="36"/>
      <w:r w:rsidR="00E06380">
        <w:rPr>
          <w:rStyle w:val="CommentReference"/>
        </w:rPr>
        <w:commentReference w:id="36"/>
      </w:r>
    </w:p>
    <w:p w14:paraId="43A9DE79" w14:textId="6E38022B" w:rsidR="004E6561" w:rsidRDefault="004E6561" w:rsidP="00D93109">
      <w:r>
        <w:rPr>
          <w:noProof/>
        </w:rPr>
        <w:drawing>
          <wp:inline distT="0" distB="0" distL="0" distR="0" wp14:anchorId="034B0EEF" wp14:editId="6B1DE527">
            <wp:extent cx="6451042" cy="4076700"/>
            <wp:effectExtent l="19050" t="19050" r="2603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3506" cy="4078257"/>
                    </a:xfrm>
                    <a:prstGeom prst="rect">
                      <a:avLst/>
                    </a:prstGeom>
                    <a:ln>
                      <a:solidFill>
                        <a:schemeClr val="accent1"/>
                      </a:solidFill>
                    </a:ln>
                  </pic:spPr>
                </pic:pic>
              </a:graphicData>
            </a:graphic>
          </wp:inline>
        </w:drawing>
      </w:r>
    </w:p>
    <w:p w14:paraId="770023A3" w14:textId="6B9602DB" w:rsidR="00115CA5" w:rsidRDefault="00115CA5" w:rsidP="00D93109"/>
    <w:p w14:paraId="2B22EE40" w14:textId="53B9E290" w:rsidR="004E6561" w:rsidRDefault="004E6561" w:rsidP="00D93109">
      <w:commentRangeStart w:id="37"/>
      <w:r>
        <w:t>Out of the 5 fast circadian genes, it</w:t>
      </w:r>
      <w:r w:rsidR="00204B67">
        <w:t xml:space="preserve"> i</w:t>
      </w:r>
      <w:r>
        <w:t xml:space="preserve">s possible that only 1 is also </w:t>
      </w:r>
      <w:r w:rsidR="00C04F89">
        <w:t>making the fast change</w:t>
      </w:r>
      <w:r>
        <w:t xml:space="preserve"> in the </w:t>
      </w:r>
      <w:r w:rsidR="00C04F89">
        <w:t xml:space="preserve">same time </w:t>
      </w:r>
      <w:r>
        <w:t xml:space="preserve">window that we run the </w:t>
      </w:r>
      <w:r w:rsidR="00204B67">
        <w:t xml:space="preserve">exercise </w:t>
      </w:r>
      <w:r>
        <w:t xml:space="preserve">experiment; the other 4 </w:t>
      </w:r>
      <w:r w:rsidR="00C04F89">
        <w:t>will be</w:t>
      </w:r>
      <w:r>
        <w:t xml:space="preserve"> peaking </w:t>
      </w:r>
      <w:r w:rsidR="00C04F89">
        <w:t>in another time window</w:t>
      </w:r>
      <w:r>
        <w:t xml:space="preserve"> around the clock.</w:t>
      </w:r>
      <w:commentRangeEnd w:id="37"/>
      <w:r w:rsidR="00E06380">
        <w:rPr>
          <w:rStyle w:val="CommentReference"/>
        </w:rPr>
        <w:commentReference w:id="37"/>
      </w:r>
    </w:p>
    <w:p w14:paraId="00205A8B" w14:textId="77777777" w:rsidR="004E6561" w:rsidRDefault="004E6561" w:rsidP="00D93109"/>
    <w:p w14:paraId="087ECEAF" w14:textId="1DB25CC3" w:rsidR="004E6561" w:rsidRDefault="004E6561" w:rsidP="00D93109">
      <w:r>
        <w:t xml:space="preserve"> </w:t>
      </w:r>
      <w:del w:id="38" w:author="Steep, Alexander" w:date="2021-09-22T11:59:00Z">
        <w:r w:rsidDel="00E06380">
          <w:delText>Thus</w:delText>
        </w:r>
      </w:del>
      <w:ins w:id="39" w:author="Steep, Alexander" w:date="2021-09-22T11:59:00Z">
        <w:r w:rsidR="00E06380">
          <w:t>Thus,</w:t>
        </w:r>
      </w:ins>
      <w:r>
        <w:t xml:space="preserve"> in this hypothetical example, out of the 100 fast-acting features, only 1 is confounded by </w:t>
      </w:r>
      <w:r w:rsidR="00204B67">
        <w:t xml:space="preserve">fast-acting </w:t>
      </w:r>
      <w:r>
        <w:t>circadian pattern</w:t>
      </w:r>
      <w:r w:rsidR="00204B67">
        <w:t xml:space="preserve"> in the same window</w:t>
      </w:r>
      <w:r>
        <w:t xml:space="preserve">, assuming </w:t>
      </w:r>
      <w:r w:rsidR="00C04F89">
        <w:t xml:space="preserve">that </w:t>
      </w:r>
      <w:r>
        <w:t xml:space="preserve">the magnitude of </w:t>
      </w:r>
      <w:r w:rsidR="00204B67">
        <w:t xml:space="preserve">its </w:t>
      </w:r>
      <w:r>
        <w:t xml:space="preserve">circadian pattern is on par with the exercise-induced effect.  </w:t>
      </w:r>
    </w:p>
    <w:p w14:paraId="3A197611" w14:textId="77777777" w:rsidR="004E6561" w:rsidRDefault="004E6561" w:rsidP="00D93109"/>
    <w:p w14:paraId="59253A14" w14:textId="109649E0" w:rsidR="004E6561" w:rsidRDefault="004E6561" w:rsidP="00D93109">
      <w:commentRangeStart w:id="40"/>
      <w:r>
        <w:t xml:space="preserve">This one feature </w:t>
      </w:r>
      <w:r w:rsidR="00204B67">
        <w:t>would</w:t>
      </w:r>
      <w:r>
        <w:t xml:space="preserve"> benefit from the PASS1C data, assuming that we </w:t>
      </w:r>
      <w:r w:rsidR="00204B67">
        <w:t>are not hampered by the</w:t>
      </w:r>
      <w:r>
        <w:t xml:space="preserve"> potential batch effects.  </w:t>
      </w:r>
      <w:commentRangeEnd w:id="40"/>
      <w:r w:rsidR="00E06380">
        <w:rPr>
          <w:rStyle w:val="CommentReference"/>
        </w:rPr>
        <w:commentReference w:id="40"/>
      </w:r>
    </w:p>
    <w:p w14:paraId="09FE3D85" w14:textId="77777777" w:rsidR="004E6561" w:rsidRDefault="004E6561" w:rsidP="00D93109"/>
    <w:p w14:paraId="74F884F1" w14:textId="1B1340CD" w:rsidR="004E6561" w:rsidRDefault="004E6561" w:rsidP="00D93109">
      <w:r>
        <w:t>The other 4 fast-circadian features cannot by resolved with PASS1C data.</w:t>
      </w:r>
    </w:p>
    <w:p w14:paraId="4CA9CB6B" w14:textId="28EDA4A2" w:rsidR="00DA27D5" w:rsidRDefault="00DA27D5" w:rsidP="00D93109"/>
    <w:p w14:paraId="3FD1AFBF" w14:textId="6A224EB1" w:rsidR="00DA27D5" w:rsidRDefault="00DA27D5" w:rsidP="00D93109">
      <w:r>
        <w:lastRenderedPageBreak/>
        <w:t xml:space="preserve">This hypothetical example invoked a 70-25-4-1 split of the 100 findings, with the 1 as a beneficiary of PASS1C data.  In real data, the number of findings and the proportion of these categories will vary by tissue and by dataset.  It remains an empirical question. </w:t>
      </w:r>
    </w:p>
    <w:p w14:paraId="74E3B84B" w14:textId="2CE9FA91" w:rsidR="004E6561" w:rsidRDefault="004E6561" w:rsidP="00D93109"/>
    <w:p w14:paraId="35E91934" w14:textId="4B903FBC" w:rsidR="004E6561" w:rsidRDefault="004E6561" w:rsidP="00D93109">
      <w:r>
        <w:t>Stepping back</w:t>
      </w:r>
      <w:r w:rsidR="00C04F89">
        <w:t>:</w:t>
      </w:r>
      <w:r>
        <w:t xml:space="preserve"> if we have another 100 slow responding features, some of them may be confounded by slow-circadian features.  </w:t>
      </w:r>
      <w:commentRangeStart w:id="41"/>
      <w:r>
        <w:t>PASS1C data do not resolve them</w:t>
      </w:r>
      <w:r w:rsidR="00C04F89">
        <w:t>,</w:t>
      </w:r>
      <w:r>
        <w:t xml:space="preserve"> as it requires more sampling points in the 7h-24h window</w:t>
      </w:r>
      <w:commentRangeEnd w:id="41"/>
      <w:r w:rsidR="00ED7037">
        <w:rPr>
          <w:rStyle w:val="CommentReference"/>
        </w:rPr>
        <w:commentReference w:id="41"/>
      </w:r>
      <w:r>
        <w:t>.</w:t>
      </w:r>
      <w:r w:rsidR="001721D3">
        <w:t xml:space="preserve">  Importantly, the C7 and E7 groups in PASS1A are well positioned to resolve many of them.</w:t>
      </w:r>
    </w:p>
    <w:p w14:paraId="2F710BFB" w14:textId="70060096" w:rsidR="00DA27D5" w:rsidRDefault="00DA27D5" w:rsidP="00D93109"/>
    <w:p w14:paraId="5F9807C5" w14:textId="281568C5" w:rsidR="00DA27D5" w:rsidRDefault="00DA27D5" w:rsidP="00D93109">
      <w:r>
        <w:t>An example of apparently slow</w:t>
      </w:r>
      <w:r w:rsidR="007C2645">
        <w:t>-acting</w:t>
      </w:r>
      <w:r>
        <w:t xml:space="preserve"> effect is gene expression of </w:t>
      </w:r>
      <w:proofErr w:type="spellStart"/>
      <w:r>
        <w:t>A</w:t>
      </w:r>
      <w:r w:rsidR="007C2645">
        <w:t>rtl</w:t>
      </w:r>
      <w:proofErr w:type="spellEnd"/>
      <w:r>
        <w:t xml:space="preserve"> in kidney.  </w:t>
      </w:r>
      <w:proofErr w:type="spellStart"/>
      <w:ins w:id="42" w:author="Steep, Alexander" w:date="2021-09-22T12:04:00Z">
        <w:r w:rsidR="00ED7037">
          <w:t>Artl’s</w:t>
        </w:r>
      </w:ins>
      <w:proofErr w:type="spellEnd"/>
      <w:del w:id="43" w:author="Steep, Alexander" w:date="2021-09-22T12:04:00Z">
        <w:r w:rsidDel="00ED7037">
          <w:delText>It</w:delText>
        </w:r>
      </w:del>
      <w:r>
        <w:t xml:space="preserve"> continued to rise in 4h-7h</w:t>
      </w:r>
      <w:ins w:id="44" w:author="Steep, Alexander" w:date="2021-09-22T12:05:00Z">
        <w:r w:rsidR="00ED7037">
          <w:t xml:space="preserve"> (on the left)</w:t>
        </w:r>
      </w:ins>
      <w:r>
        <w:t>, can be explained well by the sine-cosine function</w:t>
      </w:r>
      <w:ins w:id="45" w:author="Steep, Alexander" w:date="2021-09-22T12:05:00Z">
        <w:r w:rsidR="00ED7037">
          <w:t xml:space="preserve"> (on the right)</w:t>
        </w:r>
      </w:ins>
      <w:r w:rsidR="007C2645">
        <w:t xml:space="preserve">, and show similar patterns between C0 and IPE, and between C7 and E7.  It can be ascribed to circadian pattern even without additional control samples.  </w:t>
      </w:r>
    </w:p>
    <w:p w14:paraId="3052562C" w14:textId="4411ED27" w:rsidR="00DA27D5" w:rsidRDefault="00DA27D5" w:rsidP="00D93109">
      <w:r w:rsidRPr="00DA27D5">
        <w:rPr>
          <w:noProof/>
        </w:rPr>
        <w:drawing>
          <wp:inline distT="0" distB="0" distL="0" distR="0" wp14:anchorId="3D4ED4BB" wp14:editId="5E216A2A">
            <wp:extent cx="6358146" cy="2625090"/>
            <wp:effectExtent l="19050" t="19050" r="2413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61656" cy="2626539"/>
                    </a:xfrm>
                    <a:prstGeom prst="rect">
                      <a:avLst/>
                    </a:prstGeom>
                    <a:noFill/>
                    <a:ln>
                      <a:solidFill>
                        <a:schemeClr val="accent1"/>
                      </a:solidFill>
                    </a:ln>
                  </pic:spPr>
                </pic:pic>
              </a:graphicData>
            </a:graphic>
          </wp:inline>
        </w:drawing>
      </w:r>
    </w:p>
    <w:p w14:paraId="7EC3B905" w14:textId="4FEB32B7" w:rsidR="007C2645" w:rsidRDefault="007C2645" w:rsidP="00D93109">
      <w:r>
        <w:rPr>
          <w:noProof/>
        </w:rPr>
        <w:drawing>
          <wp:anchor distT="0" distB="0" distL="114300" distR="114300" simplePos="0" relativeHeight="251660288" behindDoc="0" locked="0" layoutInCell="1" allowOverlap="1" wp14:anchorId="6FBA5F7F" wp14:editId="728432E6">
            <wp:simplePos x="0" y="0"/>
            <wp:positionH relativeFrom="margin">
              <wp:posOffset>4515640</wp:posOffset>
            </wp:positionH>
            <wp:positionV relativeFrom="paragraph">
              <wp:posOffset>73648</wp:posOffset>
            </wp:positionV>
            <wp:extent cx="2213610" cy="26543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13610" cy="2654300"/>
                    </a:xfrm>
                    <a:prstGeom prst="rect">
                      <a:avLst/>
                    </a:prstGeom>
                  </pic:spPr>
                </pic:pic>
              </a:graphicData>
            </a:graphic>
            <wp14:sizeRelH relativeFrom="margin">
              <wp14:pctWidth>0</wp14:pctWidth>
            </wp14:sizeRelH>
            <wp14:sizeRelV relativeFrom="margin">
              <wp14:pctHeight>0</wp14:pctHeight>
            </wp14:sizeRelV>
          </wp:anchor>
        </w:drawing>
      </w:r>
    </w:p>
    <w:p w14:paraId="7D58BAED" w14:textId="57AAD646" w:rsidR="007C2645" w:rsidRDefault="007C2645" w:rsidP="00D93109">
      <w:r>
        <w:t>An example of apparently fast-acting effect is cited in the written proposal for PASS1C (Egr1 in Cortex).  It peaks at E0.5 and returned at E4, and a concern was raised as to whether circadian pattern could have caused it.  PASS1C added sampling points to address this concern.</w:t>
      </w:r>
    </w:p>
    <w:p w14:paraId="7D1A39F1" w14:textId="722DD4D9" w:rsidR="00204B67" w:rsidRDefault="00204B67" w:rsidP="00D93109"/>
    <w:p w14:paraId="634B843D" w14:textId="77015C97" w:rsidR="00204B67" w:rsidRDefault="00204B67" w:rsidP="00D93109">
      <w:r>
        <w:t xml:space="preserve">In summary, PASS1C is designed to identify a special subset of confound due to the circadian effect: fast acting, in the same time window, and of sufficient magnitude.  Slow-acting circadian patterns, and those fast-acting but in another window, would still be a potential confounder.  However, </w:t>
      </w:r>
      <w:r w:rsidR="007C2645">
        <w:t>what is possible may not be probably.  A</w:t>
      </w:r>
      <w:r>
        <w:t xml:space="preserve"> large fraction of exercise-induced features in PASS1A will likely </w:t>
      </w:r>
      <w:r w:rsidR="00DA27D5">
        <w:t xml:space="preserve">NOT </w:t>
      </w:r>
      <w:r w:rsidR="007C2645">
        <w:t xml:space="preserve">be </w:t>
      </w:r>
      <w:r w:rsidR="00DA27D5">
        <w:t xml:space="preserve">affected by the concern.  We have been </w:t>
      </w:r>
      <w:r w:rsidR="007C2645">
        <w:t>slow</w:t>
      </w:r>
      <w:r w:rsidR="00DA27D5">
        <w:t xml:space="preserve"> to mine these findings for fear of widespread confounding by circadian patterns. </w:t>
      </w:r>
    </w:p>
    <w:p w14:paraId="0A49F5FC" w14:textId="526E7207" w:rsidR="00DC3EE7" w:rsidRDefault="00DC3EE7" w:rsidP="00D93109"/>
    <w:p w14:paraId="355CD0B1" w14:textId="0B90DF5F" w:rsidR="00973519" w:rsidRDefault="00DC3EE7" w:rsidP="00D93109">
      <w:r>
        <w:t xml:space="preserve">Note that PASS1C does not support a full time-course modeling, covering all the 7 points in PASS1A.  It will be used as a </w:t>
      </w:r>
      <w:r w:rsidRPr="00DC3EE7">
        <w:rPr>
          <w:b/>
          <w:bCs/>
        </w:rPr>
        <w:t>post hoc screening</w:t>
      </w:r>
      <w:r>
        <w:t xml:space="preserve"> for some of the PASS1A findings.</w:t>
      </w:r>
    </w:p>
    <w:p w14:paraId="0310C62E" w14:textId="358F84EA" w:rsidR="004E6561" w:rsidRDefault="004E6561" w:rsidP="00D93109"/>
    <w:p w14:paraId="24CA57F6" w14:textId="524A5953" w:rsidR="006F5A70" w:rsidRDefault="004E6561" w:rsidP="00D93109">
      <w:r w:rsidRPr="00CF7B9A">
        <w:rPr>
          <w:b/>
          <w:bCs/>
        </w:rPr>
        <w:t>3D2</w:t>
      </w:r>
      <w:r>
        <w:t xml:space="preserve">. </w:t>
      </w:r>
      <w:r w:rsidR="00C04F89">
        <w:t>H</w:t>
      </w:r>
      <w:commentRangeStart w:id="46"/>
      <w:r w:rsidR="00C04F89">
        <w:t xml:space="preserve">ow </w:t>
      </w:r>
      <w:r w:rsidR="00053AFB">
        <w:t>can</w:t>
      </w:r>
      <w:r w:rsidR="00C04F89">
        <w:t xml:space="preserve"> PASS1C data help address PASS1A's limitations</w:t>
      </w:r>
      <w:r w:rsidR="00053AFB">
        <w:t>?  The question</w:t>
      </w:r>
      <w:r w:rsidR="00C04F89">
        <w:t xml:space="preserve"> can be stated differently: for which dataset (for a certain tissue, '</w:t>
      </w:r>
      <w:proofErr w:type="spellStart"/>
      <w:r w:rsidR="00C04F89">
        <w:t>ome</w:t>
      </w:r>
      <w:proofErr w:type="spellEnd"/>
      <w:r w:rsidR="00C04F89">
        <w:t xml:space="preserve">, platform) do we have many fast responding features?  And further: how likely </w:t>
      </w:r>
      <w:r w:rsidR="006F5A70">
        <w:t>are the fast-responding features</w:t>
      </w:r>
      <w:r w:rsidR="00C04F89">
        <w:t xml:space="preserve"> </w:t>
      </w:r>
      <w:r w:rsidR="006F5A70">
        <w:t>also fast-circadian features</w:t>
      </w:r>
      <w:r w:rsidR="007C2645">
        <w:t>?</w:t>
      </w:r>
      <w:commentRangeEnd w:id="46"/>
      <w:r w:rsidR="00ED7037">
        <w:rPr>
          <w:rStyle w:val="CommentReference"/>
        </w:rPr>
        <w:commentReference w:id="46"/>
      </w:r>
    </w:p>
    <w:p w14:paraId="0645F388" w14:textId="77777777" w:rsidR="006F5A70" w:rsidRDefault="006F5A70" w:rsidP="00D93109"/>
    <w:p w14:paraId="3B639466" w14:textId="2269E499" w:rsidR="006F5A70" w:rsidRDefault="006F5A70" w:rsidP="00D93109">
      <w:r>
        <w:t xml:space="preserve">For the PASS1A findings that are fast-responding, PASS1C offers </w:t>
      </w:r>
      <w:r w:rsidRPr="006F5A70">
        <w:rPr>
          <w:b/>
          <w:bCs/>
        </w:rPr>
        <w:t>1C_E0.5, 1C_E1</w:t>
      </w:r>
      <w:r>
        <w:t xml:space="preserve"> and their matched controls: </w:t>
      </w:r>
      <w:r w:rsidRPr="006F5A70">
        <w:rPr>
          <w:b/>
          <w:bCs/>
        </w:rPr>
        <w:t>1C_C0.5, 1C_C_IPE</w:t>
      </w:r>
      <w:r>
        <w:t xml:space="preserve"> (assuming it is intended for the PASS1A's IPE, although it could also be intended </w:t>
      </w:r>
      <w:r w:rsidR="00B458C9">
        <w:t xml:space="preserve">to match E1, </w:t>
      </w:r>
      <w:r>
        <w:t xml:space="preserve">as </w:t>
      </w:r>
      <w:r w:rsidRPr="006F5A70">
        <w:rPr>
          <w:b/>
          <w:bCs/>
        </w:rPr>
        <w:t>1C-C1</w:t>
      </w:r>
      <w:r>
        <w:t xml:space="preserve">).  </w:t>
      </w:r>
      <w:r w:rsidR="00A0021A">
        <w:t>The</w:t>
      </w:r>
      <w:r>
        <w:t xml:space="preserve"> </w:t>
      </w:r>
      <w:commentRangeStart w:id="47"/>
      <w:r>
        <w:t>third</w:t>
      </w:r>
      <w:commentRangeEnd w:id="47"/>
      <w:r w:rsidR="00572702">
        <w:rPr>
          <w:rStyle w:val="CommentReference"/>
        </w:rPr>
        <w:commentReference w:id="47"/>
      </w:r>
      <w:r>
        <w:t xml:space="preserve"> control sample in PASS1C is intended as the pre-exercise control, here denoted as </w:t>
      </w:r>
      <w:r w:rsidRPr="006F5A70">
        <w:rPr>
          <w:b/>
          <w:bCs/>
        </w:rPr>
        <w:t>1C_C</w:t>
      </w:r>
      <w:r>
        <w:rPr>
          <w:b/>
          <w:bCs/>
        </w:rPr>
        <w:t>0</w:t>
      </w:r>
      <w:r>
        <w:t xml:space="preserve">.  </w:t>
      </w:r>
      <w:r w:rsidR="00A0021A">
        <w:t xml:space="preserve">The fourth control sample is </w:t>
      </w:r>
      <w:r w:rsidR="00A0021A" w:rsidRPr="00A0021A">
        <w:rPr>
          <w:b/>
          <w:bCs/>
        </w:rPr>
        <w:t>1C_C4</w:t>
      </w:r>
      <w:r w:rsidR="00A0021A">
        <w:t>.  The prefix 1A is omitted for PASS1A samples.</w:t>
      </w:r>
    </w:p>
    <w:p w14:paraId="32A1B3F8" w14:textId="351F456D" w:rsidR="006F5A70" w:rsidRDefault="005B5E22" w:rsidP="00D93109">
      <w:r>
        <w:rPr>
          <w:noProof/>
        </w:rPr>
        <w:lastRenderedPageBreak/>
        <w:drawing>
          <wp:inline distT="0" distB="0" distL="0" distR="0" wp14:anchorId="4D268FEB" wp14:editId="0CDA20C6">
            <wp:extent cx="6858635" cy="3347085"/>
            <wp:effectExtent l="19050" t="19050" r="18415"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635" cy="3347085"/>
                    </a:xfrm>
                    <a:prstGeom prst="rect">
                      <a:avLst/>
                    </a:prstGeom>
                    <a:noFill/>
                    <a:ln>
                      <a:solidFill>
                        <a:schemeClr val="accent1"/>
                      </a:solidFill>
                    </a:ln>
                  </pic:spPr>
                </pic:pic>
              </a:graphicData>
            </a:graphic>
          </wp:inline>
        </w:drawing>
      </w:r>
    </w:p>
    <w:p w14:paraId="01258B0B" w14:textId="4B2172C6" w:rsidR="00E77A7C" w:rsidRDefault="00A0021A" w:rsidP="00D93109">
      <w:del w:id="48" w:author="Steep, Alexander" w:date="2021-09-22T12:17:00Z">
        <w:r w:rsidDel="00572702">
          <w:delText xml:space="preserve">Among </w:delText>
        </w:r>
      </w:del>
      <w:ins w:id="49" w:author="Steep, Alexander" w:date="2021-09-22T12:17:00Z">
        <w:r w:rsidR="00572702">
          <w:t>T</w:t>
        </w:r>
      </w:ins>
      <w:del w:id="50" w:author="Steep, Alexander" w:date="2021-09-22T12:17:00Z">
        <w:r w:rsidR="006F5A70" w:rsidDel="00572702">
          <w:delText>t</w:delText>
        </w:r>
      </w:del>
      <w:r w:rsidR="006F5A70">
        <w:t>he PASS1A fast</w:t>
      </w:r>
      <w:r>
        <w:t>-acting</w:t>
      </w:r>
      <w:r w:rsidR="006F5A70">
        <w:t xml:space="preserve"> features</w:t>
      </w:r>
      <w:r>
        <w:t>, which</w:t>
      </w:r>
      <w:r w:rsidR="006F5A70">
        <w:t xml:space="preserve"> can be explained by fast-circadian effect</w:t>
      </w:r>
      <w:ins w:id="51" w:author="Steep, Alexander" w:date="2021-09-22T12:17:00Z">
        <w:r w:rsidR="00572702">
          <w:t>,</w:t>
        </w:r>
      </w:ins>
      <w:r w:rsidR="006F5A70">
        <w:t xml:space="preserve"> </w:t>
      </w:r>
      <w:r>
        <w:t>can</w:t>
      </w:r>
      <w:r w:rsidR="006F5A70">
        <w:t xml:space="preserve"> be </w:t>
      </w:r>
      <w:r>
        <w:t>assessed</w:t>
      </w:r>
      <w:r w:rsidR="006F5A70">
        <w:t xml:space="preserve"> by the two "deltas" observed in PASS1C, </w:t>
      </w:r>
      <w:r w:rsidR="00E77A7C" w:rsidRPr="00A0021A">
        <w:rPr>
          <w:u w:val="single"/>
        </w:rPr>
        <w:t>1C_</w:t>
      </w:r>
      <w:r w:rsidR="006F5A70" w:rsidRPr="00A0021A">
        <w:rPr>
          <w:u w:val="single"/>
        </w:rPr>
        <w:t xml:space="preserve">E0.5 versus </w:t>
      </w:r>
      <w:r w:rsidR="00E77A7C" w:rsidRPr="00A0021A">
        <w:rPr>
          <w:u w:val="single"/>
        </w:rPr>
        <w:t>1C_</w:t>
      </w:r>
      <w:r w:rsidR="006F5A70" w:rsidRPr="00A0021A">
        <w:rPr>
          <w:u w:val="single"/>
        </w:rPr>
        <w:t>C0</w:t>
      </w:r>
      <w:r w:rsidR="00E77A7C">
        <w:t xml:space="preserve"> and </w:t>
      </w:r>
      <w:r w:rsidR="00E77A7C" w:rsidRPr="00A0021A">
        <w:rPr>
          <w:u w:val="single"/>
        </w:rPr>
        <w:t>1C_E1 versus 1C_C0</w:t>
      </w:r>
      <w:r w:rsidR="00E77A7C">
        <w:t xml:space="preserve">.  They will be compared to the two matched control deltas: </w:t>
      </w:r>
      <w:r w:rsidR="00E77A7C" w:rsidRPr="00A0021A">
        <w:rPr>
          <w:u w:val="single"/>
        </w:rPr>
        <w:t>1C_C0.5 versus 1C_C0</w:t>
      </w:r>
      <w:r w:rsidR="00E77A7C">
        <w:t xml:space="preserve"> and </w:t>
      </w:r>
      <w:r w:rsidR="00E77A7C" w:rsidRPr="00A0021A">
        <w:rPr>
          <w:u w:val="single"/>
        </w:rPr>
        <w:t>1C_C_IPE versus 1C_C0</w:t>
      </w:r>
      <w:r w:rsidR="00E77A7C">
        <w:t xml:space="preserve">.  The four deltas from 1C can be compared to the corresponding exercise-only deltas from PASS1A: </w:t>
      </w:r>
      <w:r w:rsidR="00E77A7C" w:rsidRPr="00A0021A">
        <w:rPr>
          <w:u w:val="single"/>
        </w:rPr>
        <w:t>E0.5 versus C0</w:t>
      </w:r>
      <w:r w:rsidR="00E77A7C">
        <w:t xml:space="preserve">, and </w:t>
      </w:r>
      <w:r w:rsidR="00E77A7C" w:rsidRPr="00A0021A">
        <w:rPr>
          <w:u w:val="single"/>
        </w:rPr>
        <w:t>E_IPE versus C0</w:t>
      </w:r>
      <w:r w:rsidR="00E77A7C">
        <w:t xml:space="preserve">.  This comparison can be done without merging the data </w:t>
      </w:r>
      <w:r>
        <w:t>between PASS1A and PASS1C</w:t>
      </w:r>
      <w:r w:rsidR="00E77A7C">
        <w:t>.  This is called a meta-analysis</w:t>
      </w:r>
      <w:r w:rsidR="001721D3">
        <w:t xml:space="preserve">, albeit limited to comparing the fast-patterns between PASS1A and PASS1C, not for the full time course analyzed by PASS1A.  </w:t>
      </w:r>
    </w:p>
    <w:p w14:paraId="614E8687" w14:textId="77777777" w:rsidR="00E77A7C" w:rsidRDefault="00E77A7C" w:rsidP="00D93109"/>
    <w:p w14:paraId="48C5C0D8" w14:textId="2E2678EE" w:rsidR="00E77A7C" w:rsidRDefault="00E77A7C" w:rsidP="00D93109">
      <w:r>
        <w:t xml:space="preserve">There are a few other options of meta-analysis that involve less well matched data </w:t>
      </w:r>
      <w:r w:rsidR="00A0021A">
        <w:t>at</w:t>
      </w:r>
      <w:r>
        <w:t xml:space="preserve"> 4h.  Here we have PASS1A's </w:t>
      </w:r>
      <w:r w:rsidRPr="00A0021A">
        <w:rPr>
          <w:u w:val="single"/>
        </w:rPr>
        <w:t xml:space="preserve">E4 </w:t>
      </w:r>
      <w:r w:rsidR="00A0021A" w:rsidRPr="00A0021A">
        <w:rPr>
          <w:u w:val="single"/>
        </w:rPr>
        <w:t>versus</w:t>
      </w:r>
      <w:r w:rsidRPr="00A0021A">
        <w:rPr>
          <w:u w:val="single"/>
        </w:rPr>
        <w:t xml:space="preserve"> PASS1C's 1C_C4</w:t>
      </w:r>
      <w:r>
        <w:t xml:space="preserve">, without a C4 from PASS1A or E4 from PASS1C.  This comparison can be useful </w:t>
      </w:r>
      <w:r w:rsidR="00A0021A">
        <w:t>if</w:t>
      </w:r>
      <w:r>
        <w:t xml:space="preserve"> batch correction is successful.</w:t>
      </w:r>
    </w:p>
    <w:p w14:paraId="056563BC" w14:textId="77777777" w:rsidR="00E77A7C" w:rsidRDefault="00E77A7C" w:rsidP="00D93109"/>
    <w:p w14:paraId="5C3FECD0" w14:textId="7E9E69C2" w:rsidR="00E77A7C" w:rsidRDefault="00E77A7C" w:rsidP="00D93109">
      <w:r w:rsidRPr="00CF7B9A">
        <w:rPr>
          <w:b/>
          <w:bCs/>
        </w:rPr>
        <w:t>3D3</w:t>
      </w:r>
      <w:r>
        <w:t>. How do we know if batch correction works?</w:t>
      </w:r>
    </w:p>
    <w:p w14:paraId="1E4C2420" w14:textId="77777777" w:rsidR="00E77A7C" w:rsidRDefault="00E77A7C" w:rsidP="00D93109"/>
    <w:p w14:paraId="13EAD417" w14:textId="656645A5" w:rsidR="00E77A7C" w:rsidRDefault="00A0021A" w:rsidP="00D93109">
      <w:r>
        <w:t xml:space="preserve">The three matched pairs: </w:t>
      </w:r>
      <w:r w:rsidRPr="00A0021A">
        <w:rPr>
          <w:u w:val="single"/>
        </w:rPr>
        <w:t>E0.5 vs. 1C_E0.5, E1 vs 1C_E1, and C0 vs. 1C_C0</w:t>
      </w:r>
      <w:r>
        <w:t xml:space="preserve">, provide three estimates of the PASS1A-PASS1C batch effect.  If they agree well, relative to the effect of interest such as </w:t>
      </w:r>
      <w:r w:rsidRPr="00A0021A">
        <w:rPr>
          <w:u w:val="single"/>
        </w:rPr>
        <w:t>1C_E0.5 versus 1C_C0</w:t>
      </w:r>
      <w:r w:rsidRPr="00A0021A">
        <w:t xml:space="preserve"> or </w:t>
      </w:r>
      <w:r w:rsidRPr="00A0021A">
        <w:rPr>
          <w:u w:val="single"/>
        </w:rPr>
        <w:t>E0.5 versus C0</w:t>
      </w:r>
      <w:r w:rsidRPr="00A0021A">
        <w:t xml:space="preserve">, we may merge them to </w:t>
      </w:r>
      <w:r>
        <w:t xml:space="preserve">obtain a batch-correction factor and apply them to </w:t>
      </w:r>
      <w:r w:rsidR="00E7729F">
        <w:t xml:space="preserve">both the 3 matched and </w:t>
      </w:r>
      <w:r>
        <w:t xml:space="preserve">the </w:t>
      </w:r>
      <w:r w:rsidR="00E7729F">
        <w:t xml:space="preserve">3 unmatched sample groups in PASS1C.  </w:t>
      </w:r>
      <w:commentRangeStart w:id="52"/>
      <w:r w:rsidR="00E7729F">
        <w:t xml:space="preserve">If they don't agree well, we have group-specific batch effect, and the utility of PASS1C data will be limited.  </w:t>
      </w:r>
      <w:commentRangeEnd w:id="52"/>
      <w:r w:rsidR="00D32C18">
        <w:rPr>
          <w:rStyle w:val="CommentReference"/>
        </w:rPr>
        <w:commentReference w:id="52"/>
      </w:r>
      <w:r w:rsidR="00E7729F">
        <w:t xml:space="preserve">This scenario would also manifest in meta-analysis, because they are mathematically equivalent: if A1-C1 does not match A2-C2 (divergent batch effect between time-1 and time-2), we know that A1-A2 would not replicate C1-C2 (divergent 1-2 difference between batch A and batch C).     </w:t>
      </w:r>
    </w:p>
    <w:p w14:paraId="5DEAD34F" w14:textId="1F8ACAEC" w:rsidR="004E6561" w:rsidRDefault="00E77A7C" w:rsidP="00D93109">
      <w:r>
        <w:t xml:space="preserve"> </w:t>
      </w:r>
    </w:p>
    <w:p w14:paraId="2A977C81" w14:textId="147C769D" w:rsidR="00E7729F" w:rsidRDefault="00E7729F" w:rsidP="00D93109">
      <w:r>
        <w:t xml:space="preserve">The starting plan for evaluating whether batch correction is feasible or not is to analyze a few data groups, such as </w:t>
      </w:r>
      <w:proofErr w:type="spellStart"/>
      <w:r>
        <w:t>RNAseq</w:t>
      </w:r>
      <w:proofErr w:type="spellEnd"/>
      <w:r>
        <w:t xml:space="preserve"> data for a few tissues and compare between PASS1A and PASS1C, and metabolomic data for the same tissues.  Some outcomes are:</w:t>
      </w:r>
    </w:p>
    <w:p w14:paraId="05DF0EED" w14:textId="6C8537D3" w:rsidR="00E7729F" w:rsidRDefault="00E7729F" w:rsidP="00D93109">
      <w:r>
        <w:t>1. PASS1A slow-acting features do not need to incorporate PASS1C data.</w:t>
      </w:r>
    </w:p>
    <w:p w14:paraId="4DBB9090" w14:textId="64749CB4" w:rsidR="00E7729F" w:rsidRDefault="00E7729F" w:rsidP="00D93109">
      <w:r>
        <w:t xml:space="preserve">2. PASS1A fast-acting features may be divide into two groups: confounded, not-confounded. </w:t>
      </w:r>
    </w:p>
    <w:p w14:paraId="68AC8B97" w14:textId="2B103981" w:rsidR="00E7729F" w:rsidRDefault="00E7729F" w:rsidP="00D93109">
      <w:r>
        <w:t xml:space="preserve">3. PASS1A fast-acting features cannot be adequately divided, due to PASS1C data bringing group-specific batch effect.  </w:t>
      </w:r>
    </w:p>
    <w:p w14:paraId="66B13042" w14:textId="77777777" w:rsidR="00C05164" w:rsidRDefault="00C05164" w:rsidP="00D93109"/>
    <w:p w14:paraId="6E9DD0B1" w14:textId="77777777" w:rsidR="004540C1" w:rsidRPr="00D93109" w:rsidRDefault="004540C1"/>
    <w:sectPr w:rsidR="004540C1" w:rsidRPr="00D93109" w:rsidSect="00C74FA6">
      <w:footerReference w:type="default" r:id="rId18"/>
      <w:pgSz w:w="12240" w:h="15840"/>
      <w:pgMar w:top="720" w:right="720" w:bottom="720" w:left="720" w:header="720" w:footer="432"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ep, Alexander" w:date="2021-09-22T10:42:00Z" w:initials="SA">
    <w:p w14:paraId="75FC7481" w14:textId="4CDB897C" w:rsidR="00285AFC" w:rsidRDefault="00285AFC">
      <w:pPr>
        <w:pStyle w:val="CommentText"/>
      </w:pPr>
      <w:r>
        <w:rPr>
          <w:rStyle w:val="CommentReference"/>
        </w:rPr>
        <w:annotationRef/>
      </w:r>
      <w:r>
        <w:t>You could include the time of day that exercise took place, but it is not necessary.</w:t>
      </w:r>
    </w:p>
  </w:comment>
  <w:comment w:id="1" w:author="Steep, Alexander" w:date="2021-09-22T10:46:00Z" w:initials="SA">
    <w:p w14:paraId="18DD2A28" w14:textId="77A70889" w:rsidR="00285AFC" w:rsidRDefault="00285AFC">
      <w:pPr>
        <w:pStyle w:val="CommentText"/>
      </w:pPr>
      <w:r>
        <w:rPr>
          <w:rStyle w:val="CommentReference"/>
        </w:rPr>
        <w:annotationRef/>
      </w:r>
      <w:r>
        <w:t>I examined the PASS1</w:t>
      </w:r>
      <w:r w:rsidR="003C5A17">
        <w:t>A</w:t>
      </w:r>
      <w:r>
        <w:t xml:space="preserve"> metabolomics data released from the BIC. It seems that I’m the culprit—I integrated sample and animal metadata into my own data structure for ease of use with our analyses. In my emailed response, </w:t>
      </w:r>
      <w:proofErr w:type="gramStart"/>
      <w:r w:rsidR="003C5A17">
        <w:t>Here’s</w:t>
      </w:r>
      <w:proofErr w:type="gramEnd"/>
      <w:r w:rsidR="006F5758">
        <w:t xml:space="preserve"> a link to</w:t>
      </w:r>
      <w:r>
        <w:t xml:space="preserve"> 4 files from pass1</w:t>
      </w:r>
      <w:r w:rsidR="003C5A17">
        <w:t>a</w:t>
      </w:r>
      <w:r>
        <w:t xml:space="preserve"> targeted amines</w:t>
      </w:r>
      <w:r w:rsidR="003C5A17">
        <w:t xml:space="preserve"> from plasma</w:t>
      </w:r>
      <w:r>
        <w:t xml:space="preserve"> to demonstrate how the BIC organizes </w:t>
      </w:r>
      <w:r w:rsidR="006F5758">
        <w:t>their</w:t>
      </w:r>
      <w:r>
        <w:t xml:space="preserve"> sample data</w:t>
      </w:r>
      <w:r w:rsidR="003C5A17">
        <w:t xml:space="preserve"> and phenotype data:</w:t>
      </w:r>
    </w:p>
    <w:p w14:paraId="1D36292C" w14:textId="16ECEF39" w:rsidR="003C5A17" w:rsidRDefault="003C5A17">
      <w:pPr>
        <w:pStyle w:val="CommentText"/>
      </w:pPr>
      <w:r w:rsidRPr="003C5A17">
        <w:t>https://www.dropbox.com/sh/ealxp4asvjk2saz/AADVFCpfpWpJUsPtbZft3usba?dl=0</w:t>
      </w:r>
    </w:p>
  </w:comment>
  <w:comment w:id="2" w:author="Steep, Alexander" w:date="2021-09-22T10:52:00Z" w:initials="SA">
    <w:p w14:paraId="04E12847" w14:textId="34C1B54B" w:rsidR="00665AD7" w:rsidRDefault="00665AD7">
      <w:pPr>
        <w:pStyle w:val="CommentText"/>
      </w:pPr>
      <w:r>
        <w:rPr>
          <w:rStyle w:val="CommentReference"/>
        </w:rPr>
        <w:annotationRef/>
      </w:r>
      <w:r>
        <w:t>You’ve made these points many times in group meetings and even with repetition, they are not always heard. This is a powerful section, and I suspect, its lessons will now be absorbed. Those include the importance of stratifying analysis tasks, properly quantifying differences in context, and measuring analyses at every step (as opposed to only at the end, like with DE genes).</w:t>
      </w:r>
    </w:p>
  </w:comment>
  <w:comment w:id="5" w:author="Steep, Alexander" w:date="2021-09-22T11:03:00Z" w:initials="SA">
    <w:p w14:paraId="7A88298B" w14:textId="40913887" w:rsidR="003759B3" w:rsidRDefault="003759B3">
      <w:pPr>
        <w:pStyle w:val="CommentText"/>
      </w:pPr>
      <w:r>
        <w:rPr>
          <w:rStyle w:val="CommentReference"/>
        </w:rPr>
        <w:annotationRef/>
      </w:r>
      <w:r>
        <w:t>Under “Not shown”: the last bullet point could be edited to: “Outliers removed, F-tests accessed, and t-tests accessed for datasets expecting larger impacts from 5-vs-5 tests</w:t>
      </w:r>
    </w:p>
  </w:comment>
  <w:comment w:id="6" w:author="Steep, Alexander" w:date="2021-09-22T11:01:00Z" w:initials="SA">
    <w:p w14:paraId="0654C309" w14:textId="2CB74F80" w:rsidR="00665AD7" w:rsidRDefault="00665AD7">
      <w:pPr>
        <w:pStyle w:val="CommentText"/>
      </w:pPr>
      <w:r>
        <w:rPr>
          <w:rStyle w:val="CommentReference"/>
        </w:rPr>
        <w:annotationRef/>
      </w:r>
      <w:r w:rsidR="003759B3">
        <w:t>I am confused by the blue and red curved arrows and did not understand what they convey. Also, does the blue arrow at the bottom refer to both the blue and red arrows? If so, perhaps you should change it to a uniform color like black.</w:t>
      </w:r>
    </w:p>
  </w:comment>
  <w:comment w:id="8" w:author="Steep, Alexander" w:date="2021-09-22T11:10:00Z" w:initials="SA">
    <w:p w14:paraId="104C9DE8" w14:textId="2783A585" w:rsidR="003759B3" w:rsidRDefault="003759B3">
      <w:pPr>
        <w:pStyle w:val="CommentText"/>
      </w:pPr>
      <w:r>
        <w:rPr>
          <w:rStyle w:val="CommentReference"/>
        </w:rPr>
        <w:annotationRef/>
      </w:r>
      <w:r>
        <w:t xml:space="preserve">Consider removing or putting this statement in quotes. There is nothing wrong with the statement nor its use. The problem comes from the end of the reader. Since it is at the end of a paragraph and after a colon, </w:t>
      </w:r>
      <w:r w:rsidR="00F320A7">
        <w:t xml:space="preserve">the reader might subconsciously assume it is the main point of the paragraph. </w:t>
      </w:r>
    </w:p>
  </w:comment>
  <w:comment w:id="9" w:author="Steep, Alexander" w:date="2021-09-22T11:15:00Z" w:initials="SA">
    <w:p w14:paraId="0071B843" w14:textId="3277C653" w:rsidR="00F320A7" w:rsidRDefault="00F320A7">
      <w:pPr>
        <w:pStyle w:val="CommentText"/>
      </w:pPr>
      <w:r>
        <w:rPr>
          <w:rStyle w:val="CommentReference"/>
        </w:rPr>
        <w:annotationRef/>
      </w:r>
      <w:r>
        <w:t>This paragraph made an impact—I had considered the 2 distinct questions, but I was not aware that only one could be answered based on design.</w:t>
      </w:r>
    </w:p>
  </w:comment>
  <w:comment w:id="14" w:author="Steep, Alexander" w:date="2021-09-22T11:17:00Z" w:initials="SA">
    <w:p w14:paraId="0EDC5058" w14:textId="65CD33C3" w:rsidR="00F320A7" w:rsidRDefault="00F320A7">
      <w:pPr>
        <w:pStyle w:val="CommentText"/>
      </w:pPr>
      <w:r>
        <w:rPr>
          <w:rStyle w:val="CommentReference"/>
        </w:rPr>
        <w:annotationRef/>
      </w:r>
      <w:r>
        <w:t>If you keep this sentence, remove the first person. For instance, “More explanation can be provided upon request.”</w:t>
      </w:r>
    </w:p>
  </w:comment>
  <w:comment w:id="16" w:author="Steep, Alexander" w:date="2021-09-22T11:21:00Z" w:initials="SA">
    <w:p w14:paraId="79892733" w14:textId="356F5D4D" w:rsidR="00F320A7" w:rsidRDefault="00F320A7">
      <w:pPr>
        <w:pStyle w:val="CommentText"/>
      </w:pPr>
      <w:r>
        <w:rPr>
          <w:rStyle w:val="CommentReference"/>
        </w:rPr>
        <w:annotationRef/>
      </w:r>
      <w:r>
        <w:t xml:space="preserve">Consider referencing to a figure so the reader does not mistakenly </w:t>
      </w:r>
      <w:r w:rsidR="00AB75BE">
        <w:t>look at the figure for the “Impulse” function. Also, the sentence: “</w:t>
      </w:r>
      <w:r w:rsidR="00AB75BE" w:rsidRPr="00AB75BE">
        <w:t>Note that the sine-cosine function above</w:t>
      </w:r>
      <w:r w:rsidR="00AB75BE">
        <w:t xml:space="preserve"> …” refers to a figure above this text that does not exist above.</w:t>
      </w:r>
    </w:p>
  </w:comment>
  <w:comment w:id="17" w:author="Steep, Alexander" w:date="2021-09-22T11:25:00Z" w:initials="SA">
    <w:p w14:paraId="0C5B2E3D" w14:textId="4838BA21" w:rsidR="00AB75BE" w:rsidRDefault="00AB75BE">
      <w:pPr>
        <w:pStyle w:val="CommentText"/>
      </w:pPr>
      <w:r>
        <w:rPr>
          <w:rStyle w:val="CommentReference"/>
        </w:rPr>
        <w:annotationRef/>
      </w:r>
      <w:r>
        <w:t>Suggestion: Reference the red rows in the figure in section 3A3.</w:t>
      </w:r>
    </w:p>
  </w:comment>
  <w:comment w:id="20" w:author="Steep, Alexander" w:date="2021-09-22T11:30:00Z" w:initials="SA">
    <w:p w14:paraId="21664C1B" w14:textId="4A2A0566" w:rsidR="00AB75BE" w:rsidRDefault="00AB75BE">
      <w:pPr>
        <w:pStyle w:val="CommentText"/>
      </w:pPr>
      <w:r>
        <w:rPr>
          <w:rStyle w:val="CommentReference"/>
        </w:rPr>
        <w:annotationRef/>
      </w:r>
      <w:r>
        <w:t>This claim may be confusing</w:t>
      </w:r>
      <w:r w:rsidR="001D42D7">
        <w:t xml:space="preserve"> as the reader may consult the figure in 3A3 and see that</w:t>
      </w:r>
      <w:r>
        <w:t xml:space="preserve"> </w:t>
      </w:r>
      <w:r w:rsidR="001D42D7">
        <w:t>t</w:t>
      </w:r>
      <w:r>
        <w:t>he 0h control point occurs at a different hour than the 24h and 48h</w:t>
      </w:r>
      <w:r w:rsidR="001D42D7">
        <w:t xml:space="preserve"> samples, </w:t>
      </w:r>
      <w:r>
        <w:t>albeit within 2 hours of each other</w:t>
      </w:r>
      <w:r w:rsidR="001D42D7">
        <w:t xml:space="preserve"> on the 24-hour scale</w:t>
      </w:r>
      <w:r>
        <w:t>.</w:t>
      </w:r>
      <w:r w:rsidR="001D42D7">
        <w:t xml:space="preserve">  I interpreted this as if there were 7 effective time points.</w:t>
      </w:r>
    </w:p>
  </w:comment>
  <w:comment w:id="22" w:author="Steep, Alexander" w:date="2021-09-22T11:35:00Z" w:initials="SA">
    <w:p w14:paraId="29E23E51" w14:textId="11B9DCE6" w:rsidR="001D42D7" w:rsidRDefault="001D42D7">
      <w:pPr>
        <w:pStyle w:val="CommentText"/>
      </w:pPr>
      <w:r>
        <w:rPr>
          <w:rStyle w:val="CommentReference"/>
        </w:rPr>
        <w:annotationRef/>
      </w:r>
      <w:r>
        <w:t>Strong conclusion and hammers the point home. You may consider introducing this point at the top of 3A before entering 3A1.</w:t>
      </w:r>
    </w:p>
  </w:comment>
  <w:comment w:id="23" w:author="Steep, Alexander" w:date="2021-09-22T11:43:00Z" w:initials="SA">
    <w:p w14:paraId="4CB09B9A" w14:textId="129C8C53" w:rsidR="00E23B30" w:rsidRDefault="00E23B30">
      <w:pPr>
        <w:pStyle w:val="CommentText"/>
      </w:pPr>
      <w:r>
        <w:rPr>
          <w:rStyle w:val="CommentReference"/>
        </w:rPr>
        <w:annotationRef/>
      </w:r>
      <w:r>
        <w:t xml:space="preserve">Place emphasis on “acute exercise response” to differentiate from circadian rhythm and feeding models. </w:t>
      </w:r>
    </w:p>
  </w:comment>
  <w:comment w:id="24" w:author="Steep, Alexander" w:date="2021-09-22T11:45:00Z" w:initials="SA">
    <w:p w14:paraId="21C01725" w14:textId="11A2AD55" w:rsidR="00E23B30" w:rsidRDefault="00E23B30">
      <w:pPr>
        <w:pStyle w:val="CommentText"/>
      </w:pPr>
      <w:r>
        <w:rPr>
          <w:rStyle w:val="CommentReference"/>
        </w:rPr>
        <w:annotationRef/>
      </w:r>
      <w:r>
        <w:t>Strong message.</w:t>
      </w:r>
    </w:p>
  </w:comment>
  <w:comment w:id="27" w:author="Steep, Alexander" w:date="2021-09-22T11:46:00Z" w:initials="SA">
    <w:p w14:paraId="28E05379" w14:textId="16D805AB" w:rsidR="00E23B30" w:rsidRDefault="00E23B30">
      <w:pPr>
        <w:pStyle w:val="CommentText"/>
      </w:pPr>
      <w:r>
        <w:rPr>
          <w:rStyle w:val="CommentReference"/>
        </w:rPr>
        <w:annotationRef/>
      </w:r>
      <w:r>
        <w:t xml:space="preserve">May consider adding “in a certain </w:t>
      </w:r>
      <w:proofErr w:type="spellStart"/>
      <w:r>
        <w:t>ome</w:t>
      </w:r>
      <w:proofErr w:type="spellEnd"/>
      <w:r>
        <w:t>”</w:t>
      </w:r>
    </w:p>
  </w:comment>
  <w:comment w:id="28" w:author="Steep, Alexander" w:date="2021-09-22T11:49:00Z" w:initials="SA">
    <w:p w14:paraId="1F1315CD" w14:textId="4C021634" w:rsidR="00E23B30" w:rsidRDefault="00E23B30">
      <w:pPr>
        <w:pStyle w:val="CommentText"/>
      </w:pPr>
      <w:r>
        <w:rPr>
          <w:rStyle w:val="CommentReference"/>
        </w:rPr>
        <w:annotationRef/>
      </w:r>
      <w:r>
        <w:t xml:space="preserve">You may want to introduce these 3 measurements first with one sentence. Then follow with a sentence for each. </w:t>
      </w:r>
    </w:p>
  </w:comment>
  <w:comment w:id="29" w:author="Steep, Alexander" w:date="2021-09-22T11:50:00Z" w:initials="SA">
    <w:p w14:paraId="071AA5F5" w14:textId="5FE034ED" w:rsidR="00E23B30" w:rsidRDefault="00E23B30">
      <w:pPr>
        <w:pStyle w:val="CommentText"/>
      </w:pPr>
      <w:r>
        <w:rPr>
          <w:rStyle w:val="CommentReference"/>
        </w:rPr>
        <w:annotationRef/>
      </w:r>
      <w:r>
        <w:t xml:space="preserve">And </w:t>
      </w:r>
      <w:proofErr w:type="spellStart"/>
      <w:r>
        <w:t>ome</w:t>
      </w:r>
      <w:proofErr w:type="spellEnd"/>
      <w:r>
        <w:t>?</w:t>
      </w:r>
    </w:p>
  </w:comment>
  <w:comment w:id="32" w:author="Steep, Alexander" w:date="2021-09-22T11:52:00Z" w:initials="SA">
    <w:p w14:paraId="673FC768" w14:textId="4B85E7CE" w:rsidR="00E23B30" w:rsidRDefault="00E23B30">
      <w:pPr>
        <w:pStyle w:val="CommentText"/>
      </w:pPr>
      <w:r>
        <w:rPr>
          <w:rStyle w:val="CommentReference"/>
        </w:rPr>
        <w:annotationRef/>
      </w:r>
      <w:r>
        <w:t>Strong message.</w:t>
      </w:r>
    </w:p>
  </w:comment>
  <w:comment w:id="35" w:author="Steep, Alexander" w:date="2021-09-22T11:56:00Z" w:initials="SA">
    <w:p w14:paraId="67C97433" w14:textId="2F9DF1CF" w:rsidR="00E06380" w:rsidRDefault="00E06380">
      <w:pPr>
        <w:pStyle w:val="CommentText"/>
      </w:pPr>
      <w:r>
        <w:rPr>
          <w:rStyle w:val="CommentReference"/>
        </w:rPr>
        <w:annotationRef/>
      </w:r>
      <w:r>
        <w:t>Flagging for removal or adjustment.</w:t>
      </w:r>
    </w:p>
  </w:comment>
  <w:comment w:id="36" w:author="Steep, Alexander" w:date="2021-09-22T11:59:00Z" w:initials="SA">
    <w:p w14:paraId="59526598" w14:textId="1CEC84D5" w:rsidR="00E06380" w:rsidRDefault="00E06380">
      <w:pPr>
        <w:pStyle w:val="CommentText"/>
      </w:pPr>
      <w:r>
        <w:rPr>
          <w:rStyle w:val="CommentReference"/>
        </w:rPr>
        <w:annotationRef/>
      </w:r>
      <w:r>
        <w:t>Strong point.</w:t>
      </w:r>
    </w:p>
  </w:comment>
  <w:comment w:id="37" w:author="Steep, Alexander" w:date="2021-09-22T11:59:00Z" w:initials="SA">
    <w:p w14:paraId="38B0AC42" w14:textId="672735B1" w:rsidR="00E06380" w:rsidRDefault="00E06380">
      <w:pPr>
        <w:pStyle w:val="CommentText"/>
      </w:pPr>
      <w:r>
        <w:rPr>
          <w:rStyle w:val="CommentReference"/>
        </w:rPr>
        <w:annotationRef/>
      </w:r>
      <w:r>
        <w:t>Strong.</w:t>
      </w:r>
    </w:p>
  </w:comment>
  <w:comment w:id="40" w:author="Steep, Alexander" w:date="2021-09-22T12:02:00Z" w:initials="SA">
    <w:p w14:paraId="5E9D6B7F" w14:textId="0EAE532D" w:rsidR="00E06380" w:rsidRDefault="00E06380">
      <w:pPr>
        <w:pStyle w:val="CommentText"/>
      </w:pPr>
      <w:r>
        <w:rPr>
          <w:rStyle w:val="CommentReference"/>
        </w:rPr>
        <w:annotationRef/>
      </w:r>
      <w:r>
        <w:t>Here you introduce PASS1C data. Consider mentioning the windows of PASS1C samples and referring to the figure in 3D2.</w:t>
      </w:r>
    </w:p>
  </w:comment>
  <w:comment w:id="41" w:author="Steep, Alexander" w:date="2021-09-22T12:03:00Z" w:initials="SA">
    <w:p w14:paraId="48F5191A" w14:textId="5E8E4CED" w:rsidR="00ED7037" w:rsidRDefault="00ED7037">
      <w:pPr>
        <w:pStyle w:val="CommentText"/>
      </w:pPr>
      <w:r>
        <w:rPr>
          <w:rStyle w:val="CommentReference"/>
        </w:rPr>
        <w:annotationRef/>
      </w:r>
      <w:r>
        <w:t>Refer to figure in 3D2.</w:t>
      </w:r>
    </w:p>
  </w:comment>
  <w:comment w:id="46" w:author="Steep, Alexander" w:date="2021-09-22T12:13:00Z" w:initials="SA">
    <w:p w14:paraId="58610C81" w14:textId="52098D76" w:rsidR="00ED7037" w:rsidRDefault="00ED7037">
      <w:pPr>
        <w:pStyle w:val="CommentText"/>
      </w:pPr>
      <w:r>
        <w:rPr>
          <w:rStyle w:val="CommentReference"/>
        </w:rPr>
        <w:annotationRef/>
      </w:r>
      <w:r>
        <w:t xml:space="preserve">Strong message and reenforces the </w:t>
      </w:r>
      <w:r w:rsidR="00572702">
        <w:t>lessons from earlier.</w:t>
      </w:r>
    </w:p>
  </w:comment>
  <w:comment w:id="47" w:author="Steep, Alexander" w:date="2021-09-22T12:16:00Z" w:initials="SA">
    <w:p w14:paraId="5384D782" w14:textId="66629446" w:rsidR="00572702" w:rsidRDefault="00572702">
      <w:pPr>
        <w:pStyle w:val="CommentText"/>
      </w:pPr>
      <w:r>
        <w:rPr>
          <w:rStyle w:val="CommentReference"/>
        </w:rPr>
        <w:annotationRef/>
      </w:r>
      <w:r>
        <w:t>It’s the first control sample (if order is temporal)</w:t>
      </w:r>
    </w:p>
  </w:comment>
  <w:comment w:id="52" w:author="Steep, Alexander" w:date="2021-09-22T12:23:00Z" w:initials="SA">
    <w:p w14:paraId="3F2AE2DD" w14:textId="4EB07591" w:rsidR="00D32C18" w:rsidRDefault="00D32C18">
      <w:pPr>
        <w:pStyle w:val="CommentText"/>
      </w:pPr>
      <w:r>
        <w:rPr>
          <w:rStyle w:val="CommentReference"/>
        </w:rPr>
        <w:annotationRef/>
      </w:r>
      <w:r>
        <w:t>Strong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FC7481" w15:done="0"/>
  <w15:commentEx w15:paraId="1D36292C" w15:done="0"/>
  <w15:commentEx w15:paraId="04E12847" w15:done="0"/>
  <w15:commentEx w15:paraId="7A88298B" w15:done="0"/>
  <w15:commentEx w15:paraId="0654C309" w15:done="0"/>
  <w15:commentEx w15:paraId="104C9DE8" w15:done="0"/>
  <w15:commentEx w15:paraId="0071B843" w15:done="0"/>
  <w15:commentEx w15:paraId="0EDC5058" w15:done="0"/>
  <w15:commentEx w15:paraId="79892733" w15:done="0"/>
  <w15:commentEx w15:paraId="0C5B2E3D" w15:done="0"/>
  <w15:commentEx w15:paraId="21664C1B" w15:done="0"/>
  <w15:commentEx w15:paraId="29E23E51" w15:done="0"/>
  <w15:commentEx w15:paraId="4CB09B9A" w15:done="0"/>
  <w15:commentEx w15:paraId="21C01725" w15:done="0"/>
  <w15:commentEx w15:paraId="28E05379" w15:done="0"/>
  <w15:commentEx w15:paraId="1F1315CD" w15:done="0"/>
  <w15:commentEx w15:paraId="071AA5F5" w15:done="0"/>
  <w15:commentEx w15:paraId="673FC768" w15:done="0"/>
  <w15:commentEx w15:paraId="67C97433" w15:done="0"/>
  <w15:commentEx w15:paraId="59526598" w15:done="0"/>
  <w15:commentEx w15:paraId="38B0AC42" w15:done="0"/>
  <w15:commentEx w15:paraId="5E9D6B7F" w15:done="0"/>
  <w15:commentEx w15:paraId="48F5191A" w15:done="0"/>
  <w15:commentEx w15:paraId="58610C81" w15:done="0"/>
  <w15:commentEx w15:paraId="5384D782" w15:done="0"/>
  <w15:commentEx w15:paraId="3F2AE2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5872D" w16cex:dateUtc="2021-09-22T14:42:00Z"/>
  <w16cex:commentExtensible w16cex:durableId="24F587F5" w16cex:dateUtc="2021-09-22T14:46:00Z"/>
  <w16cex:commentExtensible w16cex:durableId="24F5897E" w16cex:dateUtc="2021-09-22T14:52:00Z"/>
  <w16cex:commentExtensible w16cex:durableId="24F58C05" w16cex:dateUtc="2021-09-22T15:03:00Z"/>
  <w16cex:commentExtensible w16cex:durableId="24F58B7D" w16cex:dateUtc="2021-09-22T15:01:00Z"/>
  <w16cex:commentExtensible w16cex:durableId="24F58DA0" w16cex:dateUtc="2021-09-22T15:10:00Z"/>
  <w16cex:commentExtensible w16cex:durableId="24F58EEE" w16cex:dateUtc="2021-09-22T15:15:00Z"/>
  <w16cex:commentExtensible w16cex:durableId="24F58F63" w16cex:dateUtc="2021-09-22T15:17:00Z"/>
  <w16cex:commentExtensible w16cex:durableId="24F5903C" w16cex:dateUtc="2021-09-22T15:21:00Z"/>
  <w16cex:commentExtensible w16cex:durableId="24F5913B" w16cex:dateUtc="2021-09-22T15:25:00Z"/>
  <w16cex:commentExtensible w16cex:durableId="24F59271" w16cex:dateUtc="2021-09-22T15:30:00Z"/>
  <w16cex:commentExtensible w16cex:durableId="24F5939A" w16cex:dateUtc="2021-09-22T15:35:00Z"/>
  <w16cex:commentExtensible w16cex:durableId="24F5957C" w16cex:dateUtc="2021-09-22T15:43:00Z"/>
  <w16cex:commentExtensible w16cex:durableId="24F595F1" w16cex:dateUtc="2021-09-22T15:45:00Z"/>
  <w16cex:commentExtensible w16cex:durableId="24F59625" w16cex:dateUtc="2021-09-22T15:46:00Z"/>
  <w16cex:commentExtensible w16cex:durableId="24F596B1" w16cex:dateUtc="2021-09-22T15:49:00Z"/>
  <w16cex:commentExtensible w16cex:durableId="24F59723" w16cex:dateUtc="2021-09-22T15:50:00Z"/>
  <w16cex:commentExtensible w16cex:durableId="24F5976B" w16cex:dateUtc="2021-09-22T15:52:00Z"/>
  <w16cex:commentExtensible w16cex:durableId="24F5986F" w16cex:dateUtc="2021-09-22T15:56:00Z"/>
  <w16cex:commentExtensible w16cex:durableId="24F59905" w16cex:dateUtc="2021-09-22T15:59:00Z"/>
  <w16cex:commentExtensible w16cex:durableId="24F5991A" w16cex:dateUtc="2021-09-22T15:59:00Z"/>
  <w16cex:commentExtensible w16cex:durableId="24F599B9" w16cex:dateUtc="2021-09-22T16:02:00Z"/>
  <w16cex:commentExtensible w16cex:durableId="24F59A1E" w16cex:dateUtc="2021-09-22T16:03:00Z"/>
  <w16cex:commentExtensible w16cex:durableId="24F59C5A" w16cex:dateUtc="2021-09-22T16:13:00Z"/>
  <w16cex:commentExtensible w16cex:durableId="24F59D0F" w16cex:dateUtc="2021-09-22T16:16:00Z"/>
  <w16cex:commentExtensible w16cex:durableId="24F59EDE" w16cex:dateUtc="2021-09-22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FC7481" w16cid:durableId="24F5872D"/>
  <w16cid:commentId w16cid:paraId="1D36292C" w16cid:durableId="24F587F5"/>
  <w16cid:commentId w16cid:paraId="04E12847" w16cid:durableId="24F5897E"/>
  <w16cid:commentId w16cid:paraId="7A88298B" w16cid:durableId="24F58C05"/>
  <w16cid:commentId w16cid:paraId="0654C309" w16cid:durableId="24F58B7D"/>
  <w16cid:commentId w16cid:paraId="104C9DE8" w16cid:durableId="24F58DA0"/>
  <w16cid:commentId w16cid:paraId="0071B843" w16cid:durableId="24F58EEE"/>
  <w16cid:commentId w16cid:paraId="0EDC5058" w16cid:durableId="24F58F63"/>
  <w16cid:commentId w16cid:paraId="79892733" w16cid:durableId="24F5903C"/>
  <w16cid:commentId w16cid:paraId="0C5B2E3D" w16cid:durableId="24F5913B"/>
  <w16cid:commentId w16cid:paraId="21664C1B" w16cid:durableId="24F59271"/>
  <w16cid:commentId w16cid:paraId="29E23E51" w16cid:durableId="24F5939A"/>
  <w16cid:commentId w16cid:paraId="4CB09B9A" w16cid:durableId="24F5957C"/>
  <w16cid:commentId w16cid:paraId="21C01725" w16cid:durableId="24F595F1"/>
  <w16cid:commentId w16cid:paraId="28E05379" w16cid:durableId="24F59625"/>
  <w16cid:commentId w16cid:paraId="1F1315CD" w16cid:durableId="24F596B1"/>
  <w16cid:commentId w16cid:paraId="071AA5F5" w16cid:durableId="24F59723"/>
  <w16cid:commentId w16cid:paraId="673FC768" w16cid:durableId="24F5976B"/>
  <w16cid:commentId w16cid:paraId="67C97433" w16cid:durableId="24F5986F"/>
  <w16cid:commentId w16cid:paraId="59526598" w16cid:durableId="24F59905"/>
  <w16cid:commentId w16cid:paraId="38B0AC42" w16cid:durableId="24F5991A"/>
  <w16cid:commentId w16cid:paraId="5E9D6B7F" w16cid:durableId="24F599B9"/>
  <w16cid:commentId w16cid:paraId="48F5191A" w16cid:durableId="24F59A1E"/>
  <w16cid:commentId w16cid:paraId="58610C81" w16cid:durableId="24F59C5A"/>
  <w16cid:commentId w16cid:paraId="5384D782" w16cid:durableId="24F59D0F"/>
  <w16cid:commentId w16cid:paraId="3F2AE2DD" w16cid:durableId="24F59E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81609" w14:textId="77777777" w:rsidR="00E01A01" w:rsidRDefault="00E01A01" w:rsidP="00C74FA6">
      <w:r>
        <w:separator/>
      </w:r>
    </w:p>
  </w:endnote>
  <w:endnote w:type="continuationSeparator" w:id="0">
    <w:p w14:paraId="02131D77" w14:textId="77777777" w:rsidR="00E01A01" w:rsidRDefault="00E01A01" w:rsidP="00C74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691438"/>
      <w:docPartObj>
        <w:docPartGallery w:val="Page Numbers (Bottom of Page)"/>
        <w:docPartUnique/>
      </w:docPartObj>
    </w:sdtPr>
    <w:sdtEndPr>
      <w:rPr>
        <w:noProof/>
      </w:rPr>
    </w:sdtEndPr>
    <w:sdtContent>
      <w:p w14:paraId="701687D9" w14:textId="1823A16E" w:rsidR="00C74FA6" w:rsidRDefault="00C74F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C49E5D" w14:textId="77777777" w:rsidR="00C74FA6" w:rsidRDefault="00C74F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01252" w14:textId="77777777" w:rsidR="00E01A01" w:rsidRDefault="00E01A01" w:rsidP="00C74FA6">
      <w:r>
        <w:separator/>
      </w:r>
    </w:p>
  </w:footnote>
  <w:footnote w:type="continuationSeparator" w:id="0">
    <w:p w14:paraId="7F50C0C1" w14:textId="77777777" w:rsidR="00E01A01" w:rsidRDefault="00E01A01" w:rsidP="00C74FA6">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ep, Alexander">
    <w15:presenceInfo w15:providerId="AD" w15:userId="S::steepale@msu.edu::d0b8f06b-2780-4b3a-9f99-e332266b74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E98"/>
    <w:rsid w:val="00001892"/>
    <w:rsid w:val="00053AFB"/>
    <w:rsid w:val="000C45B1"/>
    <w:rsid w:val="000C6DD1"/>
    <w:rsid w:val="000E4B3D"/>
    <w:rsid w:val="00115CA5"/>
    <w:rsid w:val="001721D3"/>
    <w:rsid w:val="001D42D7"/>
    <w:rsid w:val="00204B67"/>
    <w:rsid w:val="00206A39"/>
    <w:rsid w:val="00217417"/>
    <w:rsid w:val="00230DB4"/>
    <w:rsid w:val="00285AFC"/>
    <w:rsid w:val="002E0771"/>
    <w:rsid w:val="00306FAA"/>
    <w:rsid w:val="00331B97"/>
    <w:rsid w:val="0033791D"/>
    <w:rsid w:val="003759B3"/>
    <w:rsid w:val="003A2665"/>
    <w:rsid w:val="003B54D2"/>
    <w:rsid w:val="003C5A17"/>
    <w:rsid w:val="003D510A"/>
    <w:rsid w:val="003F0A9B"/>
    <w:rsid w:val="0040363D"/>
    <w:rsid w:val="004540C1"/>
    <w:rsid w:val="00460150"/>
    <w:rsid w:val="004755E2"/>
    <w:rsid w:val="004E6561"/>
    <w:rsid w:val="00527725"/>
    <w:rsid w:val="00572702"/>
    <w:rsid w:val="00577491"/>
    <w:rsid w:val="005B5E22"/>
    <w:rsid w:val="005F537A"/>
    <w:rsid w:val="00665AD7"/>
    <w:rsid w:val="00671BBE"/>
    <w:rsid w:val="006B5EC7"/>
    <w:rsid w:val="006C1081"/>
    <w:rsid w:val="006D45D1"/>
    <w:rsid w:val="006D6458"/>
    <w:rsid w:val="006F0C05"/>
    <w:rsid w:val="006F5571"/>
    <w:rsid w:val="006F5758"/>
    <w:rsid w:val="006F5A70"/>
    <w:rsid w:val="00782082"/>
    <w:rsid w:val="00795334"/>
    <w:rsid w:val="007C2645"/>
    <w:rsid w:val="007D06C8"/>
    <w:rsid w:val="008428A0"/>
    <w:rsid w:val="008C2B18"/>
    <w:rsid w:val="009517B9"/>
    <w:rsid w:val="00973519"/>
    <w:rsid w:val="009932CF"/>
    <w:rsid w:val="009B6814"/>
    <w:rsid w:val="009B6C60"/>
    <w:rsid w:val="009E50E8"/>
    <w:rsid w:val="00A0021A"/>
    <w:rsid w:val="00A045C8"/>
    <w:rsid w:val="00AB75BE"/>
    <w:rsid w:val="00B458C9"/>
    <w:rsid w:val="00C02A95"/>
    <w:rsid w:val="00C04431"/>
    <w:rsid w:val="00C04F89"/>
    <w:rsid w:val="00C05164"/>
    <w:rsid w:val="00C30FF4"/>
    <w:rsid w:val="00C74FA6"/>
    <w:rsid w:val="00CF7B9A"/>
    <w:rsid w:val="00D00F6D"/>
    <w:rsid w:val="00D32C18"/>
    <w:rsid w:val="00D93109"/>
    <w:rsid w:val="00DA27D5"/>
    <w:rsid w:val="00DC3EE7"/>
    <w:rsid w:val="00E00744"/>
    <w:rsid w:val="00E01A01"/>
    <w:rsid w:val="00E06380"/>
    <w:rsid w:val="00E2308B"/>
    <w:rsid w:val="00E23B30"/>
    <w:rsid w:val="00E34007"/>
    <w:rsid w:val="00E7729F"/>
    <w:rsid w:val="00E77A7C"/>
    <w:rsid w:val="00E77D28"/>
    <w:rsid w:val="00EA399E"/>
    <w:rsid w:val="00ED7037"/>
    <w:rsid w:val="00F11130"/>
    <w:rsid w:val="00F320A7"/>
    <w:rsid w:val="00F91E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FF205"/>
  <w15:chartTrackingRefBased/>
  <w15:docId w15:val="{312EBB44-25E1-4EF6-9A6B-5D1E66E0B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E98"/>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4FA6"/>
    <w:pPr>
      <w:tabs>
        <w:tab w:val="center" w:pos="4680"/>
        <w:tab w:val="right" w:pos="9360"/>
      </w:tabs>
    </w:pPr>
  </w:style>
  <w:style w:type="character" w:customStyle="1" w:styleId="HeaderChar">
    <w:name w:val="Header Char"/>
    <w:basedOn w:val="DefaultParagraphFont"/>
    <w:link w:val="Header"/>
    <w:uiPriority w:val="99"/>
    <w:rsid w:val="00C74FA6"/>
    <w:rPr>
      <w:rFonts w:ascii="Calibri" w:hAnsi="Calibri" w:cs="Calibri"/>
    </w:rPr>
  </w:style>
  <w:style w:type="paragraph" w:styleId="Footer">
    <w:name w:val="footer"/>
    <w:basedOn w:val="Normal"/>
    <w:link w:val="FooterChar"/>
    <w:uiPriority w:val="99"/>
    <w:unhideWhenUsed/>
    <w:rsid w:val="00C74FA6"/>
    <w:pPr>
      <w:tabs>
        <w:tab w:val="center" w:pos="4680"/>
        <w:tab w:val="right" w:pos="9360"/>
      </w:tabs>
    </w:pPr>
  </w:style>
  <w:style w:type="character" w:customStyle="1" w:styleId="FooterChar">
    <w:name w:val="Footer Char"/>
    <w:basedOn w:val="DefaultParagraphFont"/>
    <w:link w:val="Footer"/>
    <w:uiPriority w:val="99"/>
    <w:rsid w:val="00C74FA6"/>
    <w:rPr>
      <w:rFonts w:ascii="Calibri" w:hAnsi="Calibri" w:cs="Calibri"/>
    </w:rPr>
  </w:style>
  <w:style w:type="character" w:styleId="CommentReference">
    <w:name w:val="annotation reference"/>
    <w:basedOn w:val="DefaultParagraphFont"/>
    <w:uiPriority w:val="99"/>
    <w:semiHidden/>
    <w:unhideWhenUsed/>
    <w:rsid w:val="00285AFC"/>
    <w:rPr>
      <w:sz w:val="16"/>
      <w:szCs w:val="16"/>
    </w:rPr>
  </w:style>
  <w:style w:type="paragraph" w:styleId="CommentText">
    <w:name w:val="annotation text"/>
    <w:basedOn w:val="Normal"/>
    <w:link w:val="CommentTextChar"/>
    <w:uiPriority w:val="99"/>
    <w:semiHidden/>
    <w:unhideWhenUsed/>
    <w:rsid w:val="00285AFC"/>
    <w:rPr>
      <w:sz w:val="20"/>
      <w:szCs w:val="20"/>
    </w:rPr>
  </w:style>
  <w:style w:type="character" w:customStyle="1" w:styleId="CommentTextChar">
    <w:name w:val="Comment Text Char"/>
    <w:basedOn w:val="DefaultParagraphFont"/>
    <w:link w:val="CommentText"/>
    <w:uiPriority w:val="99"/>
    <w:semiHidden/>
    <w:rsid w:val="00285AFC"/>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285AFC"/>
    <w:rPr>
      <w:b/>
      <w:bCs/>
    </w:rPr>
  </w:style>
  <w:style w:type="character" w:customStyle="1" w:styleId="CommentSubjectChar">
    <w:name w:val="Comment Subject Char"/>
    <w:basedOn w:val="CommentTextChar"/>
    <w:link w:val="CommentSubject"/>
    <w:uiPriority w:val="99"/>
    <w:semiHidden/>
    <w:rsid w:val="00285AFC"/>
    <w:rPr>
      <w:rFonts w:ascii="Calibri" w:hAnsi="Calibri" w:cs="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013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image" Target="media/image6.emf"/><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8</Pages>
  <Words>3277</Words>
  <Characters>18683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Jun</dc:creator>
  <cp:keywords/>
  <dc:description/>
  <cp:lastModifiedBy>Steep, Alexander</cp:lastModifiedBy>
  <cp:revision>8</cp:revision>
  <cp:lastPrinted>2021-09-19T11:47:00Z</cp:lastPrinted>
  <dcterms:created xsi:type="dcterms:W3CDTF">2021-09-22T14:41:00Z</dcterms:created>
  <dcterms:modified xsi:type="dcterms:W3CDTF">2021-09-22T16:33:00Z</dcterms:modified>
</cp:coreProperties>
</file>